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317FF" w14:textId="77777777" w:rsidR="00A559D6" w:rsidRPr="006A3F77" w:rsidRDefault="00A559D6" w:rsidP="0085111A">
      <w:pPr>
        <w:pStyle w:val="Ttulo"/>
        <w:spacing w:before="120" w:after="120"/>
        <w:contextualSpacing w:val="0"/>
        <w:jc w:val="center"/>
        <w:rPr>
          <w:rFonts w:ascii="Calibri" w:hAnsi="Calibri" w:cs="Calibri"/>
        </w:rPr>
      </w:pPr>
    </w:p>
    <w:p w14:paraId="1BB4F1C1" w14:textId="77777777" w:rsidR="00A559D6" w:rsidRPr="006A3F77" w:rsidRDefault="00A559D6" w:rsidP="0085111A">
      <w:pPr>
        <w:pStyle w:val="Ttulo"/>
        <w:spacing w:before="120" w:after="120"/>
        <w:contextualSpacing w:val="0"/>
        <w:jc w:val="center"/>
        <w:rPr>
          <w:rFonts w:ascii="Calibri" w:hAnsi="Calibri" w:cs="Calibri"/>
        </w:rPr>
      </w:pPr>
    </w:p>
    <w:p w14:paraId="4CB23056" w14:textId="77777777" w:rsidR="00A559D6" w:rsidRPr="006A3F77" w:rsidRDefault="00A559D6" w:rsidP="0085111A">
      <w:pPr>
        <w:pStyle w:val="Ttulo"/>
        <w:spacing w:before="120" w:after="120"/>
        <w:contextualSpacing w:val="0"/>
        <w:jc w:val="center"/>
        <w:rPr>
          <w:rFonts w:ascii="Calibri" w:hAnsi="Calibri" w:cs="Calibri"/>
        </w:rPr>
      </w:pPr>
    </w:p>
    <w:p w14:paraId="5DA3AFB6" w14:textId="77777777" w:rsidR="00A559D6" w:rsidRPr="006A3F77" w:rsidRDefault="00A559D6" w:rsidP="0085111A">
      <w:pPr>
        <w:pStyle w:val="Ttulo"/>
        <w:spacing w:before="120" w:after="120"/>
        <w:contextualSpacing w:val="0"/>
        <w:jc w:val="center"/>
        <w:rPr>
          <w:rFonts w:ascii="Calibri" w:hAnsi="Calibri" w:cs="Calibri"/>
        </w:rPr>
      </w:pPr>
    </w:p>
    <w:p w14:paraId="2372D713" w14:textId="6AF53FF6" w:rsidR="00A559D6" w:rsidRPr="006A3F77" w:rsidRDefault="00A559D6" w:rsidP="0085111A">
      <w:pPr>
        <w:pStyle w:val="Ttulo"/>
        <w:spacing w:before="120" w:after="120"/>
        <w:contextualSpacing w:val="0"/>
        <w:jc w:val="center"/>
        <w:rPr>
          <w:rFonts w:ascii="Calibri" w:hAnsi="Calibri" w:cs="Calibri"/>
        </w:rPr>
      </w:pPr>
      <w:r w:rsidRPr="006A3F77">
        <w:rPr>
          <w:rFonts w:ascii="Calibri" w:hAnsi="Calibri" w:cs="Calibri"/>
        </w:rPr>
        <w:t>Plan de Apertura de Mercado y Distribución Comercial</w:t>
      </w:r>
      <w:r w:rsidRPr="006A3F77">
        <w:rPr>
          <w:rFonts w:ascii="Calibri" w:hAnsi="Calibri" w:cs="Calibri"/>
        </w:rPr>
        <w:br/>
        <w:t>GLP Panamá en Bogotá</w:t>
      </w:r>
    </w:p>
    <w:p w14:paraId="77E390EB" w14:textId="77777777" w:rsidR="001329AD" w:rsidRDefault="001329AD" w:rsidP="0085111A">
      <w:pPr>
        <w:spacing w:before="120" w:after="120"/>
        <w:jc w:val="center"/>
        <w:rPr>
          <w:rFonts w:ascii="Calibri" w:hAnsi="Calibri" w:cs="Calibri"/>
          <w:b/>
          <w:bCs/>
          <w:color w:val="156082" w:themeColor="accent1"/>
          <w:sz w:val="40"/>
          <w:szCs w:val="36"/>
        </w:rPr>
      </w:pPr>
    </w:p>
    <w:p w14:paraId="3437C1E5" w14:textId="77777777" w:rsidR="001329AD" w:rsidRDefault="001329AD" w:rsidP="0085111A">
      <w:pPr>
        <w:spacing w:before="120" w:after="120"/>
        <w:jc w:val="center"/>
        <w:rPr>
          <w:rFonts w:ascii="Calibri" w:hAnsi="Calibri" w:cs="Calibri"/>
          <w:b/>
          <w:bCs/>
          <w:color w:val="156082" w:themeColor="accent1"/>
          <w:sz w:val="40"/>
          <w:szCs w:val="36"/>
        </w:rPr>
      </w:pPr>
    </w:p>
    <w:p w14:paraId="2323F499" w14:textId="77777777" w:rsidR="001329AD" w:rsidRDefault="001329AD" w:rsidP="0085111A">
      <w:pPr>
        <w:spacing w:before="120" w:after="120"/>
        <w:jc w:val="center"/>
        <w:rPr>
          <w:rFonts w:ascii="Calibri" w:hAnsi="Calibri" w:cs="Calibri"/>
          <w:b/>
          <w:bCs/>
          <w:color w:val="156082" w:themeColor="accent1"/>
          <w:sz w:val="40"/>
          <w:szCs w:val="36"/>
        </w:rPr>
      </w:pPr>
    </w:p>
    <w:p w14:paraId="07B1CC3F" w14:textId="5A164362" w:rsidR="00A559D6" w:rsidRPr="001329AD" w:rsidRDefault="00A559D6" w:rsidP="0085111A">
      <w:pPr>
        <w:spacing w:before="120" w:after="120"/>
        <w:jc w:val="center"/>
        <w:rPr>
          <w:rFonts w:ascii="Calibri" w:hAnsi="Calibri" w:cs="Calibri"/>
          <w:b/>
          <w:bCs/>
          <w:color w:val="156082" w:themeColor="accent1"/>
          <w:sz w:val="40"/>
          <w:szCs w:val="36"/>
        </w:rPr>
      </w:pPr>
      <w:r w:rsidRPr="001329AD">
        <w:rPr>
          <w:rFonts w:ascii="Calibri" w:hAnsi="Calibri" w:cs="Calibri"/>
          <w:b/>
          <w:bCs/>
          <w:color w:val="156082" w:themeColor="accent1"/>
          <w:sz w:val="40"/>
          <w:szCs w:val="36"/>
        </w:rPr>
        <w:br/>
        <w:t>Enero 2026</w:t>
      </w:r>
    </w:p>
    <w:p w14:paraId="0AA3A344" w14:textId="42BB28AB" w:rsidR="00A559D6" w:rsidRPr="006A3F77" w:rsidRDefault="00A559D6" w:rsidP="0085111A">
      <w:pPr>
        <w:spacing w:before="120" w:after="120"/>
        <w:rPr>
          <w:rFonts w:ascii="Calibri" w:hAnsi="Calibri" w:cs="Calibri"/>
          <w:sz w:val="24"/>
        </w:rPr>
      </w:pPr>
      <w:r w:rsidRPr="006A3F77">
        <w:rPr>
          <w:rFonts w:ascii="Calibri" w:hAnsi="Calibri" w:cs="Calibri"/>
          <w:sz w:val="24"/>
        </w:rPr>
        <w:br w:type="page"/>
      </w:r>
    </w:p>
    <w:p w14:paraId="2113EE1B" w14:textId="77777777" w:rsidR="00A559D6" w:rsidRPr="006A3F77" w:rsidRDefault="00A559D6" w:rsidP="0085111A">
      <w:pPr>
        <w:spacing w:before="120" w:after="120"/>
        <w:jc w:val="center"/>
        <w:rPr>
          <w:rFonts w:ascii="Calibri" w:hAnsi="Calibri" w:cs="Calibri"/>
        </w:rPr>
      </w:pPr>
    </w:p>
    <w:p w14:paraId="4AF54648" w14:textId="77777777" w:rsidR="00A559D6" w:rsidRPr="006A3F77" w:rsidRDefault="00A559D6" w:rsidP="0085111A">
      <w:pPr>
        <w:spacing w:before="120" w:after="120"/>
        <w:rPr>
          <w:rFonts w:ascii="Calibri" w:hAnsi="Calibri" w:cs="Calibri"/>
        </w:rPr>
      </w:pPr>
    </w:p>
    <w:p w14:paraId="3E96173E" w14:textId="77777777" w:rsidR="00A559D6" w:rsidRPr="006A3F77" w:rsidRDefault="00A559D6" w:rsidP="0085111A">
      <w:pPr>
        <w:pStyle w:val="Ttulo1"/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Resumen ejecutivo</w:t>
      </w:r>
    </w:p>
    <w:p w14:paraId="1F066C42" w14:textId="76348D06" w:rsidR="00A559D6" w:rsidRPr="006A3F77" w:rsidRDefault="00A559D6" w:rsidP="0085111A">
      <w:pPr>
        <w:pStyle w:val="Listaconvietas"/>
        <w:spacing w:before="120" w:after="120"/>
        <w:contextualSpacing w:val="0"/>
        <w:rPr>
          <w:rFonts w:cs="Calibri"/>
          <w:lang w:val="es-CO"/>
        </w:rPr>
      </w:pPr>
      <w:r w:rsidRPr="00D23F60">
        <w:rPr>
          <w:rFonts w:cs="Calibri"/>
          <w:b/>
          <w:bCs/>
          <w:lang w:val="es-CO"/>
        </w:rPr>
        <w:t>Objetivo:</w:t>
      </w:r>
      <w:r w:rsidRPr="006A3F77">
        <w:rPr>
          <w:rFonts w:cs="Calibri"/>
          <w:lang w:val="es-CO"/>
        </w:rPr>
        <w:t xml:space="preserve"> </w:t>
      </w:r>
      <w:r w:rsidR="00147583">
        <w:rPr>
          <w:rFonts w:cs="Calibri"/>
          <w:lang w:val="es-CO"/>
        </w:rPr>
        <w:t>Abrir</w:t>
      </w:r>
      <w:r w:rsidRPr="006A3F77">
        <w:rPr>
          <w:rFonts w:cs="Calibri"/>
          <w:lang w:val="es-CO"/>
        </w:rPr>
        <w:t xml:space="preserve"> Bogotá como plaza estable de comercialización para proyectos</w:t>
      </w:r>
      <w:r w:rsidR="007F6A1E">
        <w:rPr>
          <w:rFonts w:cs="Calibri"/>
          <w:lang w:val="es-CO"/>
        </w:rPr>
        <w:t xml:space="preserve"> inmobiliarios</w:t>
      </w:r>
      <w:r w:rsidRPr="006A3F77">
        <w:rPr>
          <w:rFonts w:cs="Calibri"/>
          <w:lang w:val="es-CO"/>
        </w:rPr>
        <w:t xml:space="preserve"> </w:t>
      </w:r>
      <w:r w:rsidR="00BB1BBC" w:rsidRPr="006A3F77">
        <w:rPr>
          <w:rFonts w:cs="Calibri"/>
          <w:lang w:val="es-CO"/>
        </w:rPr>
        <w:t xml:space="preserve">de </w:t>
      </w:r>
      <w:r w:rsidRPr="006A3F77">
        <w:rPr>
          <w:rFonts w:cs="Calibri"/>
          <w:lang w:val="es-CO"/>
        </w:rPr>
        <w:t xml:space="preserve">GLP en Panamá y convertirla en un canal que </w:t>
      </w:r>
      <w:r w:rsidR="007F6A1E">
        <w:rPr>
          <w:rFonts w:cs="Calibri"/>
          <w:lang w:val="es-CO"/>
        </w:rPr>
        <w:t>permita cerrar</w:t>
      </w:r>
      <w:r w:rsidR="007F6A1E" w:rsidRPr="006A3F77">
        <w:rPr>
          <w:rFonts w:cs="Calibri"/>
          <w:lang w:val="es-CO"/>
        </w:rPr>
        <w:t xml:space="preserve"> </w:t>
      </w:r>
      <w:r w:rsidRPr="006A3F77">
        <w:rPr>
          <w:rFonts w:cs="Calibri"/>
          <w:lang w:val="es-CO"/>
        </w:rPr>
        <w:t xml:space="preserve">ventas </w:t>
      </w:r>
      <w:r w:rsidR="007F6A1E">
        <w:rPr>
          <w:rFonts w:cs="Calibri"/>
          <w:lang w:val="es-CO"/>
        </w:rPr>
        <w:t>de forma recurrente.</w:t>
      </w:r>
    </w:p>
    <w:p w14:paraId="1AFB2D35" w14:textId="399DEEF0" w:rsidR="0061593C" w:rsidRPr="0061593C" w:rsidRDefault="00A559D6" w:rsidP="0085111A">
      <w:pPr>
        <w:pStyle w:val="Listaconvietas"/>
        <w:spacing w:before="120" w:after="120"/>
        <w:contextualSpacing w:val="0"/>
        <w:rPr>
          <w:rFonts w:cs="Calibri"/>
          <w:lang w:val="es-CO"/>
        </w:rPr>
      </w:pPr>
      <w:r w:rsidRPr="00C673F8">
        <w:rPr>
          <w:rFonts w:cs="Calibri"/>
          <w:lang w:val="es-CO"/>
        </w:rPr>
        <w:t>En Bogotá el comprador es más exigente</w:t>
      </w:r>
      <w:r w:rsidR="007F6A1E">
        <w:rPr>
          <w:rFonts w:cs="Calibri"/>
          <w:lang w:val="es-CO"/>
        </w:rPr>
        <w:t xml:space="preserve"> y sofisticado</w:t>
      </w:r>
      <w:r w:rsidRPr="00C673F8">
        <w:rPr>
          <w:rFonts w:cs="Calibri"/>
          <w:lang w:val="es-CO"/>
        </w:rPr>
        <w:t xml:space="preserve">: pide respaldo, proceso claro, y </w:t>
      </w:r>
      <w:r w:rsidR="007F6A1E">
        <w:rPr>
          <w:rFonts w:cs="Calibri"/>
          <w:lang w:val="es-CO"/>
        </w:rPr>
        <w:t>facilidad</w:t>
      </w:r>
      <w:r w:rsidRPr="00C673F8">
        <w:rPr>
          <w:rFonts w:cs="Calibri"/>
          <w:lang w:val="es-CO"/>
        </w:rPr>
        <w:t xml:space="preserve"> con pagos, documentos y tiempos</w:t>
      </w:r>
      <w:r w:rsidR="00C673F8" w:rsidRPr="00C673F8">
        <w:rPr>
          <w:rFonts w:cs="Calibri"/>
          <w:lang w:val="es-CO"/>
        </w:rPr>
        <w:t xml:space="preserve">, </w:t>
      </w:r>
      <w:r w:rsidR="00C673F8">
        <w:rPr>
          <w:rFonts w:cs="Calibri"/>
          <w:lang w:val="es-CO"/>
        </w:rPr>
        <w:t>e</w:t>
      </w:r>
      <w:r w:rsidR="0061593C" w:rsidRPr="0061593C">
        <w:rPr>
          <w:rFonts w:cs="Calibri"/>
          <w:lang w:val="es-CO"/>
        </w:rPr>
        <w:t xml:space="preserve">l comprador bogotano </w:t>
      </w:r>
      <w:r w:rsidR="007F6A1E">
        <w:rPr>
          <w:rFonts w:cs="Calibri"/>
          <w:lang w:val="es-CO"/>
        </w:rPr>
        <w:t>es más analítico</w:t>
      </w:r>
      <w:r w:rsidR="00147583">
        <w:rPr>
          <w:rFonts w:cs="Calibri"/>
          <w:lang w:val="es-CO"/>
        </w:rPr>
        <w:t>, con criterio financiero,</w:t>
      </w:r>
      <w:r w:rsidR="0061593C" w:rsidRPr="0061593C">
        <w:rPr>
          <w:rFonts w:cs="Calibri"/>
          <w:lang w:val="es-CO"/>
        </w:rPr>
        <w:t xml:space="preserve"> </w:t>
      </w:r>
      <w:r w:rsidR="00147583">
        <w:rPr>
          <w:rFonts w:cs="Calibri"/>
          <w:lang w:val="es-CO"/>
        </w:rPr>
        <w:t>haciendo preguntas tempranas sobre</w:t>
      </w:r>
      <w:r w:rsidR="0061593C" w:rsidRPr="0061593C">
        <w:rPr>
          <w:rFonts w:cs="Calibri"/>
          <w:lang w:val="es-CO"/>
        </w:rPr>
        <w:t>: dólares, impuestos, estructura patrimonial</w:t>
      </w:r>
      <w:r w:rsidR="00147583">
        <w:rPr>
          <w:rFonts w:cs="Calibri"/>
          <w:lang w:val="es-CO"/>
        </w:rPr>
        <w:t>, rentabilidad,</w:t>
      </w:r>
      <w:r w:rsidR="0061593C" w:rsidRPr="0061593C">
        <w:rPr>
          <w:rFonts w:cs="Calibri"/>
          <w:lang w:val="es-CO"/>
        </w:rPr>
        <w:t xml:space="preserve"> y respaldo legal.</w:t>
      </w:r>
    </w:p>
    <w:p w14:paraId="310219FB" w14:textId="658801DF" w:rsidR="0061593C" w:rsidRPr="0061593C" w:rsidRDefault="0061593C" w:rsidP="0085111A">
      <w:pPr>
        <w:pStyle w:val="Listaconvietas"/>
        <w:numPr>
          <w:ilvl w:val="0"/>
          <w:numId w:val="0"/>
        </w:numPr>
        <w:spacing w:before="120" w:after="120"/>
        <w:contextualSpacing w:val="0"/>
        <w:rPr>
          <w:rFonts w:cs="Calibri"/>
          <w:lang w:val="es-CO"/>
        </w:rPr>
      </w:pPr>
      <w:r w:rsidRPr="007863A9">
        <w:rPr>
          <w:rFonts w:cs="Calibri"/>
          <w:b/>
          <w:bCs/>
          <w:lang w:val="es-CO"/>
        </w:rPr>
        <w:t>Estrategia de tracción</w:t>
      </w:r>
      <w:r w:rsidRPr="0061593C">
        <w:rPr>
          <w:rFonts w:cs="Calibri"/>
          <w:lang w:val="es-CO"/>
        </w:rPr>
        <w:t xml:space="preserve">: </w:t>
      </w:r>
      <w:r w:rsidR="00147583">
        <w:rPr>
          <w:rFonts w:cs="Calibri"/>
          <w:lang w:val="es-CO"/>
        </w:rPr>
        <w:t>V</w:t>
      </w:r>
      <w:r w:rsidR="00147583" w:rsidRPr="0061593C">
        <w:rPr>
          <w:rFonts w:cs="Calibri"/>
          <w:lang w:val="es-CO"/>
        </w:rPr>
        <w:t>ender</w:t>
      </w:r>
      <w:r w:rsidR="00147583">
        <w:rPr>
          <w:rFonts w:cs="Calibri"/>
          <w:lang w:val="es-CO"/>
        </w:rPr>
        <w:t xml:space="preserve"> </w:t>
      </w:r>
      <w:r w:rsidR="00723B20">
        <w:rPr>
          <w:rFonts w:cs="Calibri"/>
          <w:lang w:val="es-CO"/>
        </w:rPr>
        <w:t xml:space="preserve">los </w:t>
      </w:r>
      <w:r w:rsidR="00147583">
        <w:rPr>
          <w:rFonts w:cs="Calibri"/>
          <w:lang w:val="es-CO"/>
        </w:rPr>
        <w:t>proyectos inmobiliarios de GLP</w:t>
      </w:r>
      <w:r w:rsidR="0025103E">
        <w:rPr>
          <w:rFonts w:cs="Calibri"/>
          <w:lang w:val="es-CO"/>
        </w:rPr>
        <w:t xml:space="preserve"> </w:t>
      </w:r>
      <w:r w:rsidRPr="0061593C">
        <w:rPr>
          <w:rFonts w:cs="Calibri"/>
          <w:lang w:val="es-CO"/>
        </w:rPr>
        <w:t xml:space="preserve">desde Bogotá como </w:t>
      </w:r>
      <w:r w:rsidR="00147583">
        <w:rPr>
          <w:rFonts w:cs="Calibri"/>
          <w:lang w:val="es-CO"/>
        </w:rPr>
        <w:t xml:space="preserve">estrategia de </w:t>
      </w:r>
      <w:r w:rsidRPr="0061593C">
        <w:rPr>
          <w:rFonts w:cs="Calibri"/>
          <w:lang w:val="es-CO"/>
        </w:rPr>
        <w:t xml:space="preserve">diversificación patrimonial en dólares, con acompañamiento </w:t>
      </w:r>
      <w:commentRangeStart w:id="0"/>
      <w:commentRangeStart w:id="1"/>
      <w:r w:rsidRPr="0061593C">
        <w:rPr>
          <w:rFonts w:cs="Calibri"/>
          <w:lang w:val="es-CO"/>
        </w:rPr>
        <w:t>fiscal–patrimonial</w:t>
      </w:r>
      <w:commentRangeEnd w:id="0"/>
      <w:r w:rsidR="00C51408">
        <w:rPr>
          <w:rStyle w:val="Refdecomentario"/>
          <w:rFonts w:cs="Calibri"/>
          <w:sz w:val="22"/>
          <w:szCs w:val="22"/>
          <w:lang w:val="es-CO"/>
        </w:rPr>
        <w:commentReference w:id="0"/>
      </w:r>
      <w:commentRangeEnd w:id="1"/>
      <w:r w:rsidR="00B16901">
        <w:rPr>
          <w:rStyle w:val="Refdecomentario"/>
          <w:rFonts w:cs="Calibri"/>
          <w:sz w:val="22"/>
          <w:szCs w:val="22"/>
          <w:lang w:val="es-CO"/>
        </w:rPr>
        <w:commentReference w:id="1"/>
      </w:r>
      <w:r w:rsidR="0025103E">
        <w:rPr>
          <w:rFonts w:cs="Calibri"/>
          <w:lang w:val="es-CO"/>
        </w:rPr>
        <w:t xml:space="preserve">, </w:t>
      </w:r>
      <w:r w:rsidRPr="0061593C">
        <w:rPr>
          <w:rFonts w:cs="Calibri"/>
          <w:lang w:val="es-CO"/>
        </w:rPr>
        <w:t>soporte legal end-to-end,</w:t>
      </w:r>
      <w:r w:rsidR="00C7684E">
        <w:rPr>
          <w:rFonts w:cs="Calibri"/>
          <w:lang w:val="es-CO"/>
        </w:rPr>
        <w:t xml:space="preserve"> soluciones de financiación,</w:t>
      </w:r>
      <w:r w:rsidRPr="0061593C">
        <w:rPr>
          <w:rFonts w:cs="Calibri"/>
          <w:lang w:val="es-CO"/>
        </w:rPr>
        <w:t xml:space="preserve"> </w:t>
      </w:r>
      <w:r w:rsidR="0025103E">
        <w:rPr>
          <w:rFonts w:cs="Calibri"/>
          <w:lang w:val="es-CO"/>
        </w:rPr>
        <w:t>posibilidad de</w:t>
      </w:r>
      <w:r w:rsidR="00723B20">
        <w:rPr>
          <w:rFonts w:cs="Calibri"/>
          <w:lang w:val="es-CO"/>
        </w:rPr>
        <w:t xml:space="preserve"> permiso</w:t>
      </w:r>
      <w:r w:rsidR="0025103E">
        <w:rPr>
          <w:rFonts w:cs="Calibri"/>
          <w:lang w:val="es-CO"/>
        </w:rPr>
        <w:t xml:space="preserve"> </w:t>
      </w:r>
      <w:r w:rsidR="00723B20">
        <w:rPr>
          <w:rFonts w:cs="Calibri"/>
          <w:lang w:val="es-CO"/>
        </w:rPr>
        <w:t xml:space="preserve">de </w:t>
      </w:r>
      <w:r w:rsidR="0025103E">
        <w:rPr>
          <w:rFonts w:cs="Calibri"/>
          <w:lang w:val="es-CO"/>
        </w:rPr>
        <w:t xml:space="preserve">residencia </w:t>
      </w:r>
      <w:r w:rsidR="00723B20">
        <w:rPr>
          <w:rFonts w:cs="Calibri"/>
          <w:lang w:val="es-CO"/>
        </w:rPr>
        <w:t>en calidad de inversionista</w:t>
      </w:r>
      <w:r w:rsidR="00B85126">
        <w:rPr>
          <w:rFonts w:cs="Calibri"/>
          <w:lang w:val="es-CO"/>
        </w:rPr>
        <w:t xml:space="preserve">, y la </w:t>
      </w:r>
      <w:r w:rsidR="00C7684E">
        <w:rPr>
          <w:rFonts w:cs="Calibri"/>
          <w:lang w:val="es-CO"/>
        </w:rPr>
        <w:t>opción</w:t>
      </w:r>
      <w:r w:rsidR="00B85126">
        <w:rPr>
          <w:rFonts w:cs="Calibri"/>
          <w:lang w:val="es-CO"/>
        </w:rPr>
        <w:t xml:space="preserve"> de </w:t>
      </w:r>
      <w:r w:rsidR="00C7684E">
        <w:rPr>
          <w:rFonts w:cs="Calibri"/>
          <w:lang w:val="es-CO"/>
        </w:rPr>
        <w:t>operación inmobiliaria, con el equipo y aliados propios y el</w:t>
      </w:r>
      <w:r w:rsidR="0025103E">
        <w:rPr>
          <w:rFonts w:cs="Calibri"/>
          <w:lang w:val="es-CO"/>
        </w:rPr>
        <w:t xml:space="preserve"> </w:t>
      </w:r>
      <w:r w:rsidRPr="0061593C">
        <w:rPr>
          <w:rFonts w:cs="Calibri"/>
          <w:lang w:val="es-CO"/>
        </w:rPr>
        <w:t xml:space="preserve">respaldado </w:t>
      </w:r>
      <w:r w:rsidR="00C7684E">
        <w:rPr>
          <w:rFonts w:cs="Calibri"/>
          <w:lang w:val="es-CO"/>
        </w:rPr>
        <w:t>de</w:t>
      </w:r>
      <w:r w:rsidR="00C7684E" w:rsidRPr="0061593C">
        <w:rPr>
          <w:rFonts w:cs="Calibri"/>
          <w:lang w:val="es-CO"/>
        </w:rPr>
        <w:t xml:space="preserve"> </w:t>
      </w:r>
      <w:r w:rsidRPr="0061593C">
        <w:rPr>
          <w:rFonts w:cs="Calibri"/>
          <w:lang w:val="es-CO"/>
        </w:rPr>
        <w:t>GLP.</w:t>
      </w:r>
      <w:r w:rsidR="00697DF9">
        <w:rPr>
          <w:rFonts w:cs="Calibri"/>
          <w:lang w:val="es-CO"/>
        </w:rPr>
        <w:t xml:space="preserve">  </w:t>
      </w:r>
    </w:p>
    <w:p w14:paraId="38AB6FDA" w14:textId="507ED9A2" w:rsidR="0061593C" w:rsidRPr="0061593C" w:rsidRDefault="0061593C" w:rsidP="0085111A">
      <w:pPr>
        <w:pStyle w:val="Listaconvietas"/>
        <w:numPr>
          <w:ilvl w:val="0"/>
          <w:numId w:val="0"/>
        </w:numPr>
        <w:spacing w:before="120" w:after="120"/>
        <w:contextualSpacing w:val="0"/>
        <w:rPr>
          <w:rFonts w:cs="Calibri"/>
          <w:b/>
          <w:bCs/>
          <w:lang w:val="es-CO"/>
        </w:rPr>
      </w:pPr>
      <w:r w:rsidRPr="0061593C">
        <w:rPr>
          <w:rFonts w:cs="Calibri"/>
          <w:b/>
          <w:bCs/>
          <w:lang w:val="es-CO"/>
        </w:rPr>
        <w:t>Palancas críticas que deben resolverse desde el inicio:</w:t>
      </w:r>
    </w:p>
    <w:p w14:paraId="23EEC47B" w14:textId="77777777" w:rsidR="0061593C" w:rsidRPr="0061593C" w:rsidRDefault="0061593C" w:rsidP="0085111A">
      <w:pPr>
        <w:pStyle w:val="Listaconvietas"/>
        <w:spacing w:before="120" w:after="120"/>
        <w:contextualSpacing w:val="0"/>
        <w:rPr>
          <w:rFonts w:cs="Calibri"/>
          <w:lang w:val="es-CO"/>
        </w:rPr>
      </w:pPr>
      <w:r w:rsidRPr="0061593C">
        <w:rPr>
          <w:rFonts w:cs="Calibri"/>
          <w:lang w:val="es-CO"/>
        </w:rPr>
        <w:t>Selección de proyectos (punta de lanza vs vitrina).</w:t>
      </w:r>
    </w:p>
    <w:p w14:paraId="19F464B3" w14:textId="613FA4FC" w:rsidR="0061593C" w:rsidRPr="0061593C" w:rsidRDefault="0061593C" w:rsidP="0085111A">
      <w:pPr>
        <w:pStyle w:val="Listaconvietas"/>
        <w:spacing w:before="120" w:after="120"/>
        <w:contextualSpacing w:val="0"/>
        <w:rPr>
          <w:rFonts w:cs="Calibri"/>
          <w:lang w:val="es-CO"/>
        </w:rPr>
      </w:pPr>
      <w:r w:rsidRPr="0061593C">
        <w:rPr>
          <w:rFonts w:cs="Calibri"/>
          <w:lang w:val="es-CO"/>
        </w:rPr>
        <w:t>Cierre financiero</w:t>
      </w:r>
      <w:r w:rsidR="00D2715E">
        <w:rPr>
          <w:rFonts w:cs="Calibri"/>
          <w:lang w:val="es-CO"/>
        </w:rPr>
        <w:t xml:space="preserve"> (Crédito Hipotecario)</w:t>
      </w:r>
      <w:r w:rsidRPr="0061593C">
        <w:rPr>
          <w:rFonts w:cs="Calibri"/>
          <w:lang w:val="es-CO"/>
        </w:rPr>
        <w:t xml:space="preserve"> / pagos internacionales (banco aliado + FX + compliance).</w:t>
      </w:r>
    </w:p>
    <w:p w14:paraId="4FC7DB7A" w14:textId="77777777" w:rsidR="0061593C" w:rsidRPr="0061593C" w:rsidRDefault="0061593C" w:rsidP="0085111A">
      <w:pPr>
        <w:pStyle w:val="Listaconvietas"/>
        <w:spacing w:before="120" w:after="120"/>
        <w:contextualSpacing w:val="0"/>
        <w:rPr>
          <w:rFonts w:cs="Calibri"/>
          <w:lang w:val="es-CO"/>
        </w:rPr>
      </w:pPr>
      <w:r w:rsidRPr="0061593C">
        <w:rPr>
          <w:rFonts w:cs="Calibri"/>
          <w:lang w:val="es-CO"/>
        </w:rPr>
        <w:t>Showroom y presencia de marca (confianza local).</w:t>
      </w:r>
    </w:p>
    <w:p w14:paraId="413BB6DB" w14:textId="77777777" w:rsidR="0061593C" w:rsidRPr="0061593C" w:rsidRDefault="0061593C" w:rsidP="0085111A">
      <w:pPr>
        <w:pStyle w:val="Listaconvietas"/>
        <w:spacing w:before="120" w:after="120"/>
        <w:contextualSpacing w:val="0"/>
        <w:rPr>
          <w:rFonts w:cs="Calibri"/>
          <w:lang w:val="es-CO"/>
        </w:rPr>
      </w:pPr>
      <w:r w:rsidRPr="0061593C">
        <w:rPr>
          <w:rFonts w:cs="Calibri"/>
          <w:lang w:val="es-CO"/>
        </w:rPr>
        <w:t>Activación de nichos de alto valor (wealth, family offices, ejecutivos).</w:t>
      </w:r>
    </w:p>
    <w:p w14:paraId="2AE2B9BD" w14:textId="14AF6518" w:rsidR="0061593C" w:rsidRPr="0061593C" w:rsidRDefault="0061593C" w:rsidP="0085111A">
      <w:pPr>
        <w:pStyle w:val="Listaconvietas"/>
        <w:spacing w:before="120" w:after="120"/>
        <w:contextualSpacing w:val="0"/>
        <w:rPr>
          <w:rFonts w:cs="Calibri"/>
          <w:lang w:val="es-CO"/>
        </w:rPr>
      </w:pPr>
      <w:r w:rsidRPr="0061593C">
        <w:rPr>
          <w:rFonts w:cs="Calibri"/>
          <w:lang w:val="es-CO"/>
        </w:rPr>
        <w:t>Estructura fiscal y patrimonial (optimización y transferencia de patrimonio): rutas claras y simples.</w:t>
      </w:r>
    </w:p>
    <w:p w14:paraId="56FC5AC1" w14:textId="77777777" w:rsidR="0061593C" w:rsidRPr="0061593C" w:rsidRDefault="0061593C" w:rsidP="0085111A">
      <w:pPr>
        <w:pStyle w:val="Listaconvietas"/>
        <w:spacing w:before="120" w:after="120"/>
        <w:contextualSpacing w:val="0"/>
        <w:rPr>
          <w:rFonts w:cs="Calibri"/>
          <w:lang w:val="es-CO"/>
        </w:rPr>
      </w:pPr>
      <w:commentRangeStart w:id="2"/>
      <w:r w:rsidRPr="0061593C">
        <w:rPr>
          <w:rFonts w:cs="Calibri"/>
          <w:lang w:val="es-CO"/>
        </w:rPr>
        <w:t xml:space="preserve">Acompañamiento legal transaccional (Colombia + Panamá): contratos, </w:t>
      </w:r>
      <w:commentRangeStart w:id="3"/>
      <w:r w:rsidRPr="0061593C">
        <w:rPr>
          <w:rFonts w:cs="Calibri"/>
          <w:lang w:val="es-CO"/>
        </w:rPr>
        <w:t>KYC</w:t>
      </w:r>
      <w:commentRangeEnd w:id="3"/>
      <w:r w:rsidR="006503D4" w:rsidRPr="0061593C">
        <w:rPr>
          <w:rStyle w:val="Refdecomentario"/>
          <w:rFonts w:cs="Calibri"/>
          <w:sz w:val="22"/>
          <w:szCs w:val="22"/>
          <w:lang w:val="es-CO"/>
        </w:rPr>
        <w:commentReference w:id="3"/>
      </w:r>
      <w:r w:rsidRPr="0061593C">
        <w:rPr>
          <w:rFonts w:cs="Calibri"/>
          <w:lang w:val="es-CO"/>
        </w:rPr>
        <w:t>, promesa, cierre, escrituración, registro, y postventa.</w:t>
      </w:r>
      <w:commentRangeEnd w:id="2"/>
      <w:r w:rsidR="00D645D8" w:rsidRPr="0061593C">
        <w:rPr>
          <w:rStyle w:val="Refdecomentario"/>
          <w:rFonts w:cs="Calibri"/>
          <w:sz w:val="22"/>
          <w:szCs w:val="22"/>
          <w:lang w:val="es-CO"/>
        </w:rPr>
        <w:commentReference w:id="2"/>
      </w:r>
    </w:p>
    <w:p w14:paraId="56B1273F" w14:textId="77777777" w:rsidR="00A900EC" w:rsidRDefault="00841B9B" w:rsidP="0085111A">
      <w:pPr>
        <w:pStyle w:val="Listaconvietas"/>
        <w:spacing w:before="120" w:after="120"/>
        <w:contextualSpacing w:val="0"/>
        <w:rPr>
          <w:rFonts w:cs="Calibri"/>
          <w:lang w:val="es-CO"/>
        </w:rPr>
      </w:pPr>
      <w:r w:rsidRPr="006A3F77">
        <w:rPr>
          <w:rFonts w:cs="Calibri"/>
          <w:lang w:val="es-CO"/>
        </w:rPr>
        <w:t xml:space="preserve">Establecimiento de </w:t>
      </w:r>
      <w:r w:rsidR="008C4DC5" w:rsidRPr="006A3F77">
        <w:rPr>
          <w:rFonts w:cs="Calibri"/>
          <w:lang w:val="es-CO"/>
        </w:rPr>
        <w:t>métricas</w:t>
      </w:r>
      <w:r w:rsidR="00A900EC">
        <w:rPr>
          <w:rFonts w:cs="Calibri"/>
          <w:lang w:val="es-CO"/>
        </w:rPr>
        <w:t>:</w:t>
      </w:r>
    </w:p>
    <w:p w14:paraId="49CA2D9B" w14:textId="182B7841" w:rsidR="00A559D6" w:rsidRDefault="00A559D6" w:rsidP="0085111A">
      <w:pPr>
        <w:pStyle w:val="Listaconvietas"/>
        <w:tabs>
          <w:tab w:val="clear" w:pos="360"/>
          <w:tab w:val="num" w:pos="720"/>
        </w:tabs>
        <w:spacing w:before="120" w:after="120"/>
        <w:ind w:left="720"/>
        <w:contextualSpacing w:val="0"/>
        <w:rPr>
          <w:rFonts w:cs="Calibri"/>
          <w:lang w:val="es-CO"/>
        </w:rPr>
      </w:pPr>
      <w:r w:rsidRPr="006A3F77">
        <w:rPr>
          <w:rFonts w:cs="Calibri"/>
          <w:lang w:val="es-CO"/>
        </w:rPr>
        <w:t xml:space="preserve"> (leads→citas→reservas→cierres), velocidad de respuesta </w:t>
      </w:r>
      <w:r w:rsidR="006A3F77" w:rsidRPr="006A3F77">
        <w:rPr>
          <w:rFonts w:cs="Calibri"/>
          <w:lang w:val="es-CO"/>
        </w:rPr>
        <w:t>con disciplina</w:t>
      </w:r>
      <w:r w:rsidRPr="006A3F77">
        <w:rPr>
          <w:rFonts w:cs="Calibri"/>
          <w:lang w:val="es-CO"/>
        </w:rPr>
        <w:t xml:space="preserve"> semanal de seguimiento.</w:t>
      </w:r>
    </w:p>
    <w:p w14:paraId="376927F6" w14:textId="16949BF7" w:rsidR="00A900EC" w:rsidRPr="006A3F77" w:rsidRDefault="00A900EC" w:rsidP="0085111A">
      <w:pPr>
        <w:pStyle w:val="Listaconvietas"/>
        <w:tabs>
          <w:tab w:val="clear" w:pos="360"/>
          <w:tab w:val="num" w:pos="720"/>
        </w:tabs>
        <w:spacing w:before="120" w:after="120"/>
        <w:ind w:left="720"/>
        <w:contextualSpacing w:val="0"/>
        <w:rPr>
          <w:rFonts w:cs="Calibri"/>
          <w:lang w:val="es-CO"/>
        </w:rPr>
      </w:pPr>
      <w:r w:rsidRPr="00A900EC">
        <w:rPr>
          <w:rFonts w:cs="Calibri"/>
          <w:b/>
          <w:bCs/>
          <w:lang w:val="es-CO"/>
        </w:rPr>
        <w:t>Métrica reina adicional (Bogotá):</w:t>
      </w:r>
      <w:r w:rsidRPr="00A900EC">
        <w:rPr>
          <w:rFonts w:cs="Calibri"/>
          <w:lang w:val="es-CO"/>
        </w:rPr>
        <w:t xml:space="preserve"> caída por fricción “fiscal/ legal/ pagos”. Si eso baja, el canal despega.</w:t>
      </w:r>
    </w:p>
    <w:p w14:paraId="561BB6CA" w14:textId="26E5AF75" w:rsidR="007F00A6" w:rsidRPr="007F00A6" w:rsidRDefault="007F00A6" w:rsidP="0085111A">
      <w:pPr>
        <w:pStyle w:val="Ttulo1"/>
        <w:spacing w:before="120" w:after="120"/>
        <w:rPr>
          <w:rFonts w:ascii="Calibri" w:hAnsi="Calibri" w:cs="Calibri"/>
          <w:sz w:val="28"/>
          <w:szCs w:val="28"/>
        </w:rPr>
      </w:pPr>
      <w:r w:rsidRPr="007F00A6">
        <w:rPr>
          <w:rFonts w:ascii="Calibri" w:hAnsi="Calibri" w:cs="Calibri"/>
          <w:sz w:val="28"/>
          <w:szCs w:val="28"/>
        </w:rPr>
        <w:t xml:space="preserve">1) Punto de partida y norte del plan </w:t>
      </w:r>
      <w:r w:rsidR="00A471DA" w:rsidRPr="007B11D6">
        <w:rPr>
          <w:rFonts w:ascii="Calibri" w:hAnsi="Calibri" w:cs="Calibri"/>
          <w:sz w:val="28"/>
          <w:szCs w:val="28"/>
        </w:rPr>
        <w:t xml:space="preserve">- </w:t>
      </w:r>
      <w:r w:rsidRPr="007F00A6">
        <w:rPr>
          <w:rFonts w:ascii="Calibri" w:hAnsi="Calibri" w:cs="Calibri"/>
          <w:sz w:val="28"/>
          <w:szCs w:val="28"/>
        </w:rPr>
        <w:t xml:space="preserve">Qué estamos vendiendo </w:t>
      </w:r>
    </w:p>
    <w:p w14:paraId="00403C8D" w14:textId="77777777" w:rsidR="007F00A6" w:rsidRPr="007F00A6" w:rsidRDefault="007F00A6" w:rsidP="0085111A">
      <w:pPr>
        <w:spacing w:before="120" w:after="120"/>
        <w:rPr>
          <w:rFonts w:ascii="Calibri" w:hAnsi="Calibri" w:cs="Calibri"/>
        </w:rPr>
      </w:pPr>
      <w:r w:rsidRPr="007F00A6">
        <w:rPr>
          <w:rFonts w:ascii="Calibri" w:hAnsi="Calibri" w:cs="Calibri"/>
        </w:rPr>
        <w:t xml:space="preserve">Activos inmobiliarios en Panamá con respaldo de GLP, un desarrollador con trayectoria desde 1985 y proyectos icónicos como Ocean Reef Islands y Albrook Mall. </w:t>
      </w:r>
    </w:p>
    <w:p w14:paraId="3B5FA68B" w14:textId="77777777" w:rsidR="007F00A6" w:rsidRPr="007F00A6" w:rsidRDefault="007F00A6" w:rsidP="0085111A">
      <w:pPr>
        <w:spacing w:before="120" w:after="120"/>
        <w:rPr>
          <w:rFonts w:ascii="Calibri" w:hAnsi="Calibri" w:cs="Calibri"/>
          <w:b/>
          <w:bCs/>
        </w:rPr>
      </w:pPr>
      <w:r w:rsidRPr="007F00A6">
        <w:rPr>
          <w:rFonts w:ascii="Calibri" w:hAnsi="Calibri" w:cs="Calibri"/>
          <w:b/>
          <w:bCs/>
        </w:rPr>
        <w:t>Qué cambia al pasar de Medellín a Bogotá</w:t>
      </w:r>
    </w:p>
    <w:p w14:paraId="5F84FA9D" w14:textId="77777777" w:rsidR="007F00A6" w:rsidRPr="007F00A6" w:rsidRDefault="007F00A6" w:rsidP="0085111A">
      <w:pPr>
        <w:spacing w:before="120" w:after="120"/>
        <w:rPr>
          <w:rFonts w:ascii="Calibri" w:hAnsi="Calibri" w:cs="Calibri"/>
        </w:rPr>
      </w:pPr>
      <w:r w:rsidRPr="007F00A6">
        <w:rPr>
          <w:rFonts w:ascii="Calibri" w:hAnsi="Calibri" w:cs="Calibri"/>
        </w:rPr>
        <w:lastRenderedPageBreak/>
        <w:t>Bogotá suele tener:</w:t>
      </w:r>
    </w:p>
    <w:p w14:paraId="0B8F3247" w14:textId="77777777" w:rsidR="007F00A6" w:rsidRPr="007F00A6" w:rsidRDefault="007F00A6" w:rsidP="0085111A">
      <w:pPr>
        <w:numPr>
          <w:ilvl w:val="0"/>
          <w:numId w:val="26"/>
        </w:numPr>
        <w:spacing w:before="120" w:after="120"/>
        <w:rPr>
          <w:rFonts w:ascii="Calibri" w:hAnsi="Calibri" w:cs="Calibri"/>
        </w:rPr>
      </w:pPr>
      <w:r w:rsidRPr="007F00A6">
        <w:rPr>
          <w:rFonts w:ascii="Calibri" w:hAnsi="Calibri" w:cs="Calibri"/>
        </w:rPr>
        <w:t>Más inversionista “financiero” (pregunta por riesgo, comparables, liquidez).</w:t>
      </w:r>
    </w:p>
    <w:p w14:paraId="0F888E16" w14:textId="77777777" w:rsidR="007F00A6" w:rsidRPr="007F00A6" w:rsidRDefault="007F00A6" w:rsidP="0085111A">
      <w:pPr>
        <w:numPr>
          <w:ilvl w:val="0"/>
          <w:numId w:val="26"/>
        </w:numPr>
        <w:spacing w:before="120" w:after="120"/>
        <w:rPr>
          <w:rFonts w:ascii="Calibri" w:hAnsi="Calibri" w:cs="Calibri"/>
        </w:rPr>
      </w:pPr>
      <w:r w:rsidRPr="007F00A6">
        <w:rPr>
          <w:rFonts w:ascii="Calibri" w:hAnsi="Calibri" w:cs="Calibri"/>
        </w:rPr>
        <w:t>Más canales saturados (sube el costo por lead si no hay diferenciación).</w:t>
      </w:r>
    </w:p>
    <w:p w14:paraId="1AD334E1" w14:textId="4341B850" w:rsidR="00F82457" w:rsidRPr="00D72B66" w:rsidRDefault="007F00A6" w:rsidP="00D72B66">
      <w:pPr>
        <w:numPr>
          <w:ilvl w:val="0"/>
          <w:numId w:val="26"/>
        </w:numPr>
        <w:spacing w:before="120" w:after="120"/>
        <w:rPr>
          <w:rFonts w:ascii="Calibri" w:hAnsi="Calibri" w:cs="Calibri"/>
        </w:rPr>
      </w:pPr>
      <w:r w:rsidRPr="007F00A6">
        <w:rPr>
          <w:rFonts w:ascii="Calibri" w:hAnsi="Calibri" w:cs="Calibri"/>
        </w:rPr>
        <w:t>Más sensibilidad a reputación y cumplimiento (quién respalda, cómo se paga, cómo se escriturará, impuestos, etc.).</w:t>
      </w:r>
    </w:p>
    <w:p w14:paraId="43F5B85A" w14:textId="77777777" w:rsidR="007F00A6" w:rsidRPr="007F00A6" w:rsidRDefault="007F00A6" w:rsidP="0085111A">
      <w:pPr>
        <w:spacing w:before="120" w:after="120"/>
        <w:rPr>
          <w:rFonts w:ascii="Calibri" w:hAnsi="Calibri" w:cs="Calibri"/>
          <w:b/>
          <w:bCs/>
        </w:rPr>
      </w:pPr>
      <w:r w:rsidRPr="007F00A6">
        <w:rPr>
          <w:rFonts w:ascii="Calibri" w:hAnsi="Calibri" w:cs="Calibri"/>
          <w:b/>
          <w:bCs/>
        </w:rPr>
        <w:t>Objetivo (propuesta para el año 1)</w:t>
      </w:r>
    </w:p>
    <w:p w14:paraId="44AE3C9F" w14:textId="77777777" w:rsidR="007F00A6" w:rsidRPr="007F00A6" w:rsidRDefault="007F00A6" w:rsidP="0085111A">
      <w:pPr>
        <w:numPr>
          <w:ilvl w:val="0"/>
          <w:numId w:val="27"/>
        </w:numPr>
        <w:spacing w:before="120" w:after="120"/>
        <w:rPr>
          <w:rFonts w:ascii="Calibri" w:hAnsi="Calibri" w:cs="Calibri"/>
        </w:rPr>
      </w:pPr>
      <w:r w:rsidRPr="007F00A6">
        <w:rPr>
          <w:rFonts w:ascii="Calibri" w:hAnsi="Calibri" w:cs="Calibri"/>
        </w:rPr>
        <w:t>Construir canal Bogotá (marca + demanda + aliados + operación).</w:t>
      </w:r>
    </w:p>
    <w:p w14:paraId="6B587720" w14:textId="77777777" w:rsidR="007F00A6" w:rsidRPr="007F00A6" w:rsidRDefault="007F00A6" w:rsidP="0085111A">
      <w:pPr>
        <w:numPr>
          <w:ilvl w:val="0"/>
          <w:numId w:val="27"/>
        </w:numPr>
        <w:spacing w:before="120" w:after="120"/>
        <w:rPr>
          <w:rFonts w:ascii="Calibri" w:hAnsi="Calibri" w:cs="Calibri"/>
        </w:rPr>
      </w:pPr>
      <w:r w:rsidRPr="007F00A6">
        <w:rPr>
          <w:rFonts w:ascii="Calibri" w:hAnsi="Calibri" w:cs="Calibri"/>
        </w:rPr>
        <w:t>Generar pipeline estable (leads calificados / citas / cierres).</w:t>
      </w:r>
    </w:p>
    <w:p w14:paraId="3BDEFEE3" w14:textId="67B0463B" w:rsidR="007F00A6" w:rsidRPr="007F00A6" w:rsidRDefault="007F00A6" w:rsidP="0085111A">
      <w:pPr>
        <w:numPr>
          <w:ilvl w:val="0"/>
          <w:numId w:val="27"/>
        </w:numPr>
        <w:spacing w:before="120" w:after="120"/>
        <w:rPr>
          <w:rFonts w:ascii="Calibri" w:hAnsi="Calibri" w:cs="Calibri"/>
        </w:rPr>
      </w:pPr>
      <w:r w:rsidRPr="007F00A6">
        <w:rPr>
          <w:rFonts w:ascii="Calibri" w:hAnsi="Calibri" w:cs="Calibri"/>
        </w:rPr>
        <w:t>Cerrar preventas con el esquema 30%</w:t>
      </w:r>
      <w:r w:rsidR="00D06DB8">
        <w:rPr>
          <w:rFonts w:ascii="Calibri" w:hAnsi="Calibri" w:cs="Calibri"/>
        </w:rPr>
        <w:t xml:space="preserve"> C.I.</w:t>
      </w:r>
      <w:r w:rsidRPr="007F00A6">
        <w:rPr>
          <w:rFonts w:ascii="Calibri" w:hAnsi="Calibri" w:cs="Calibri"/>
        </w:rPr>
        <w:t xml:space="preserve"> durante obra (~24 meses) + saldo contra entrega (ajustado por proyecto)</w:t>
      </w:r>
      <w:r w:rsidR="00C40DE1">
        <w:rPr>
          <w:rFonts w:ascii="Calibri" w:hAnsi="Calibri" w:cs="Calibri"/>
        </w:rPr>
        <w:t>, asegurando el cierre financiero de los clientes.</w:t>
      </w:r>
    </w:p>
    <w:p w14:paraId="60473223" w14:textId="77777777" w:rsidR="007F00A6" w:rsidRPr="007F00A6" w:rsidRDefault="007F00A6" w:rsidP="0085111A">
      <w:pPr>
        <w:pStyle w:val="Ttulo1"/>
        <w:spacing w:before="120" w:after="120"/>
        <w:rPr>
          <w:rFonts w:ascii="Calibri" w:hAnsi="Calibri" w:cs="Calibri"/>
          <w:sz w:val="28"/>
          <w:szCs w:val="28"/>
        </w:rPr>
      </w:pPr>
      <w:r w:rsidRPr="007F00A6">
        <w:rPr>
          <w:rFonts w:ascii="Calibri" w:hAnsi="Calibri" w:cs="Calibri"/>
          <w:sz w:val="28"/>
          <w:szCs w:val="28"/>
        </w:rPr>
        <w:t>2) Diagnóstico inicial del mercado (Bogotá) y del producto (Panamá)</w:t>
      </w:r>
    </w:p>
    <w:p w14:paraId="265B50DE" w14:textId="519A7E35" w:rsidR="007F00A6" w:rsidRPr="007F00A6" w:rsidRDefault="007F00A6" w:rsidP="0085111A">
      <w:pPr>
        <w:spacing w:before="120" w:after="120"/>
        <w:rPr>
          <w:rFonts w:ascii="Calibri" w:hAnsi="Calibri" w:cs="Calibri"/>
          <w:b/>
          <w:bCs/>
        </w:rPr>
      </w:pPr>
      <w:r w:rsidRPr="007F00A6">
        <w:rPr>
          <w:rFonts w:ascii="Calibri" w:hAnsi="Calibri" w:cs="Calibri"/>
          <w:b/>
          <w:bCs/>
        </w:rPr>
        <w:t xml:space="preserve">2.1 </w:t>
      </w:r>
      <w:r w:rsidR="00FB5ED5" w:rsidRPr="00FB5ED5">
        <w:rPr>
          <w:rFonts w:ascii="Calibri" w:hAnsi="Calibri" w:cs="Calibri"/>
          <w:b/>
          <w:bCs/>
        </w:rPr>
        <w:t>Lo que realmente compra el inversionista bogotano (más allá del apartamento)</w:t>
      </w:r>
    </w:p>
    <w:p w14:paraId="37DC398F" w14:textId="27C3C429" w:rsidR="00FB5ED5" w:rsidRPr="00F82457" w:rsidRDefault="00FB5ED5" w:rsidP="0085111A">
      <w:pPr>
        <w:spacing w:before="120" w:after="120"/>
        <w:rPr>
          <w:rFonts w:ascii="Calibri" w:hAnsi="Calibri" w:cs="Calibri"/>
        </w:rPr>
      </w:pPr>
      <w:r w:rsidRPr="00F82457">
        <w:rPr>
          <w:rFonts w:ascii="Calibri" w:hAnsi="Calibri" w:cs="Calibri"/>
        </w:rPr>
        <w:t>En Bogotá, la compra se decide con una lógica de portafolio. Est</w:t>
      </w:r>
      <w:r w:rsidR="004235CE">
        <w:rPr>
          <w:rFonts w:ascii="Calibri" w:hAnsi="Calibri" w:cs="Calibri"/>
        </w:rPr>
        <w:t>a</w:t>
      </w:r>
      <w:r w:rsidRPr="00F82457">
        <w:rPr>
          <w:rFonts w:ascii="Calibri" w:hAnsi="Calibri" w:cs="Calibri"/>
        </w:rPr>
        <w:t xml:space="preserve">s </w:t>
      </w:r>
      <w:r w:rsidR="004235CE">
        <w:rPr>
          <w:rFonts w:ascii="Calibri" w:hAnsi="Calibri" w:cs="Calibri"/>
        </w:rPr>
        <w:t>7 variables influyen enormemente en la toma de decisión</w:t>
      </w:r>
      <w:r w:rsidRPr="00F82457">
        <w:rPr>
          <w:rFonts w:ascii="Calibri" w:hAnsi="Calibri" w:cs="Calibri"/>
        </w:rPr>
        <w:t>:</w:t>
      </w:r>
    </w:p>
    <w:p w14:paraId="1698F72C" w14:textId="3089F79F" w:rsidR="00FB5ED5" w:rsidRDefault="00FB5ED5" w:rsidP="0085111A">
      <w:pPr>
        <w:numPr>
          <w:ilvl w:val="0"/>
          <w:numId w:val="28"/>
        </w:numPr>
        <w:spacing w:before="120" w:after="120"/>
        <w:rPr>
          <w:rFonts w:ascii="Calibri" w:hAnsi="Calibri" w:cs="Calibri"/>
        </w:rPr>
      </w:pPr>
      <w:r w:rsidRPr="00F82457">
        <w:rPr>
          <w:rFonts w:ascii="Calibri" w:hAnsi="Calibri" w:cs="Calibri"/>
          <w:b/>
          <w:bCs/>
        </w:rPr>
        <w:t>Diversificación en dólares (control de riesgo cambiario y patrimonial)</w:t>
      </w:r>
      <w:r w:rsidRPr="00F82457">
        <w:rPr>
          <w:rFonts w:ascii="Calibri" w:hAnsi="Calibri" w:cs="Calibri"/>
        </w:rPr>
        <w:br/>
        <w:t>No es “moda”. Es una narrativa de preservación: parte del patrimonio en activos dolarizados o con exposición a USD, para balancear el riesgo macro</w:t>
      </w:r>
      <w:ins w:id="4" w:author="Armando Hortua" w:date="2026-01-30T09:12:00Z" w16du:dateUtc="2026-01-30T14:12:00Z">
        <w:r w:rsidR="00C85EF2">
          <w:rPr>
            <w:rFonts w:ascii="Calibri" w:hAnsi="Calibri" w:cs="Calibri"/>
          </w:rPr>
          <w:t xml:space="preserve"> económico</w:t>
        </w:r>
      </w:ins>
      <w:r w:rsidRPr="00F82457">
        <w:rPr>
          <w:rFonts w:ascii="Calibri" w:hAnsi="Calibri" w:cs="Calibri"/>
        </w:rPr>
        <w:t xml:space="preserve"> local.</w:t>
      </w:r>
    </w:p>
    <w:p w14:paraId="45448C27" w14:textId="77777777" w:rsidR="00E41CDC" w:rsidRPr="00E41CDC" w:rsidRDefault="00E41CDC" w:rsidP="00D06DB8">
      <w:pPr>
        <w:numPr>
          <w:ilvl w:val="1"/>
          <w:numId w:val="28"/>
        </w:numPr>
        <w:spacing w:before="120" w:after="120"/>
        <w:ind w:left="1134"/>
        <w:rPr>
          <w:rFonts w:ascii="Calibri" w:hAnsi="Calibri" w:cs="Calibri"/>
          <w:b/>
          <w:bCs/>
        </w:rPr>
      </w:pPr>
      <w:r w:rsidRPr="00E41CDC">
        <w:rPr>
          <w:rFonts w:ascii="Calibri" w:hAnsi="Calibri" w:cs="Calibri"/>
          <w:b/>
          <w:bCs/>
        </w:rPr>
        <w:t>Qué significa en la cabeza del cliente</w:t>
      </w:r>
    </w:p>
    <w:p w14:paraId="71C180D1" w14:textId="43201D93" w:rsidR="00E41CDC" w:rsidRPr="00E41CDC" w:rsidRDefault="00E41CDC" w:rsidP="0085111A">
      <w:pPr>
        <w:spacing w:before="120" w:after="120"/>
        <w:ind w:left="709"/>
        <w:rPr>
          <w:rFonts w:ascii="Calibri" w:hAnsi="Calibri" w:cs="Calibri"/>
        </w:rPr>
      </w:pPr>
      <w:r w:rsidRPr="00E41CDC">
        <w:rPr>
          <w:rFonts w:ascii="Calibri" w:hAnsi="Calibri" w:cs="Calibri"/>
        </w:rPr>
        <w:t xml:space="preserve">No es “me voy a volver millonario en dólares”. Es </w:t>
      </w:r>
      <w:r w:rsidR="00D06DB8" w:rsidRPr="00E41CDC">
        <w:rPr>
          <w:rFonts w:ascii="Calibri" w:hAnsi="Calibri" w:cs="Calibri"/>
        </w:rPr>
        <w:t>más básico y poderoso</w:t>
      </w:r>
      <w:r w:rsidRPr="00E41CDC">
        <w:rPr>
          <w:rFonts w:ascii="Calibri" w:hAnsi="Calibri" w:cs="Calibri"/>
        </w:rPr>
        <w:t xml:space="preserve">: </w:t>
      </w:r>
      <w:r w:rsidRPr="00E41CDC">
        <w:rPr>
          <w:rFonts w:ascii="Calibri" w:hAnsi="Calibri" w:cs="Calibri"/>
          <w:b/>
          <w:bCs/>
        </w:rPr>
        <w:t>preservación + balance</w:t>
      </w:r>
      <w:r w:rsidRPr="00E41CDC">
        <w:rPr>
          <w:rFonts w:ascii="Calibri" w:hAnsi="Calibri" w:cs="Calibri"/>
        </w:rPr>
        <w:t>. El inversionista bogotano sabe (o intuye) que tener todo en COP lo deja expuesto a:</w:t>
      </w:r>
    </w:p>
    <w:p w14:paraId="2777CB29" w14:textId="3797F31F" w:rsidR="00E41CDC" w:rsidRPr="00E41CDC" w:rsidRDefault="00C40DE1" w:rsidP="0085111A">
      <w:pPr>
        <w:pStyle w:val="Prrafodelista"/>
        <w:numPr>
          <w:ilvl w:val="1"/>
          <w:numId w:val="45"/>
        </w:numPr>
        <w:spacing w:before="120" w:after="120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>D</w:t>
      </w:r>
      <w:r w:rsidR="00E41CDC" w:rsidRPr="00E41CDC">
        <w:rPr>
          <w:rFonts w:ascii="Calibri" w:hAnsi="Calibri" w:cs="Calibri"/>
        </w:rPr>
        <w:t>evaluación,</w:t>
      </w:r>
    </w:p>
    <w:p w14:paraId="39B9B9D7" w14:textId="7F544AF4" w:rsidR="00E41CDC" w:rsidRPr="00E41CDC" w:rsidRDefault="00C40DE1" w:rsidP="0085111A">
      <w:pPr>
        <w:pStyle w:val="Prrafodelista"/>
        <w:numPr>
          <w:ilvl w:val="1"/>
          <w:numId w:val="45"/>
        </w:numPr>
        <w:spacing w:before="120" w:after="120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="00E41CDC" w:rsidRPr="00E41CDC">
        <w:rPr>
          <w:rFonts w:ascii="Calibri" w:hAnsi="Calibri" w:cs="Calibri"/>
        </w:rPr>
        <w:t>iclos económicos locales,</w:t>
      </w:r>
    </w:p>
    <w:p w14:paraId="251B2DB2" w14:textId="4F01111C" w:rsidR="00E41CDC" w:rsidRPr="00E41CDC" w:rsidRDefault="00C40DE1" w:rsidP="0085111A">
      <w:pPr>
        <w:pStyle w:val="Prrafodelista"/>
        <w:numPr>
          <w:ilvl w:val="1"/>
          <w:numId w:val="45"/>
        </w:numPr>
        <w:spacing w:before="120" w:after="120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="00E41CDC" w:rsidRPr="00E41CDC">
        <w:rPr>
          <w:rFonts w:ascii="Calibri" w:hAnsi="Calibri" w:cs="Calibri"/>
        </w:rPr>
        <w:t>ncertidumbre regulatoria,</w:t>
      </w:r>
    </w:p>
    <w:p w14:paraId="1EB4CF2C" w14:textId="0D3FE58C" w:rsidR="00E41CDC" w:rsidRPr="00E41CDC" w:rsidRDefault="00C40DE1" w:rsidP="0085111A">
      <w:pPr>
        <w:pStyle w:val="Prrafodelista"/>
        <w:numPr>
          <w:ilvl w:val="1"/>
          <w:numId w:val="45"/>
        </w:numPr>
        <w:spacing w:before="120" w:after="120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="00E41CDC" w:rsidRPr="00E41CDC">
        <w:rPr>
          <w:rFonts w:ascii="Calibri" w:hAnsi="Calibri" w:cs="Calibri"/>
        </w:rPr>
        <w:t>oncentración en un solo país.</w:t>
      </w:r>
    </w:p>
    <w:p w14:paraId="3BDD4EC6" w14:textId="69D4902E" w:rsidR="00E41CDC" w:rsidRPr="00E41CDC" w:rsidRDefault="00C40DE1" w:rsidP="0085111A">
      <w:pPr>
        <w:pStyle w:val="Prrafodelista"/>
        <w:numPr>
          <w:ilvl w:val="1"/>
          <w:numId w:val="45"/>
        </w:numPr>
        <w:spacing w:before="120" w:after="120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>Invierte en</w:t>
      </w:r>
      <w:r w:rsidR="00E41CDC" w:rsidRPr="00E41CDC">
        <w:rPr>
          <w:rFonts w:ascii="Calibri" w:hAnsi="Calibri" w:cs="Calibri"/>
        </w:rPr>
        <w:t xml:space="preserve"> Panamá como </w:t>
      </w:r>
      <w:r w:rsidR="00E41CDC" w:rsidRPr="00E41CDC">
        <w:rPr>
          <w:rFonts w:ascii="Calibri" w:hAnsi="Calibri" w:cs="Calibri"/>
          <w:b/>
          <w:bCs/>
        </w:rPr>
        <w:t xml:space="preserve">una </w:t>
      </w:r>
      <w:r w:rsidR="00B56275">
        <w:rPr>
          <w:rFonts w:ascii="Calibri" w:hAnsi="Calibri" w:cs="Calibri"/>
          <w:b/>
          <w:bCs/>
        </w:rPr>
        <w:t>porción</w:t>
      </w:r>
      <w:r w:rsidR="00E41CDC" w:rsidRPr="00E41CDC">
        <w:rPr>
          <w:rFonts w:ascii="Calibri" w:hAnsi="Calibri" w:cs="Calibri"/>
          <w:b/>
          <w:bCs/>
        </w:rPr>
        <w:t xml:space="preserve"> del portafolio</w:t>
      </w:r>
      <w:r w:rsidR="00E41CDC" w:rsidRPr="00E41CDC">
        <w:rPr>
          <w:rFonts w:ascii="Calibri" w:hAnsi="Calibri" w:cs="Calibri"/>
        </w:rPr>
        <w:t xml:space="preserve"> en una jurisdicción distinta y con exposición a USD.</w:t>
      </w:r>
    </w:p>
    <w:p w14:paraId="0819A57D" w14:textId="77777777" w:rsidR="007F00A6" w:rsidRPr="007F00A6" w:rsidRDefault="007F00A6" w:rsidP="0085111A">
      <w:pPr>
        <w:numPr>
          <w:ilvl w:val="0"/>
          <w:numId w:val="28"/>
        </w:numPr>
        <w:spacing w:before="120" w:after="120"/>
        <w:rPr>
          <w:rFonts w:ascii="Calibri" w:hAnsi="Calibri" w:cs="Calibri"/>
        </w:rPr>
      </w:pPr>
      <w:r w:rsidRPr="00B7548F">
        <w:rPr>
          <w:rFonts w:ascii="Calibri" w:hAnsi="Calibri" w:cs="Calibri"/>
          <w:b/>
          <w:bCs/>
        </w:rPr>
        <w:t>Plan B familiar</w:t>
      </w:r>
      <w:r w:rsidRPr="007F00A6">
        <w:rPr>
          <w:rFonts w:ascii="Calibri" w:hAnsi="Calibri" w:cs="Calibri"/>
        </w:rPr>
        <w:t>: segunda base, estudio de hijos, movilidad laboral.</w:t>
      </w:r>
    </w:p>
    <w:p w14:paraId="5AEE4F1A" w14:textId="77777777" w:rsidR="007F00A6" w:rsidRPr="007F00A6" w:rsidRDefault="007F00A6" w:rsidP="0085111A">
      <w:pPr>
        <w:numPr>
          <w:ilvl w:val="0"/>
          <w:numId w:val="28"/>
        </w:numPr>
        <w:spacing w:before="120" w:after="120"/>
        <w:rPr>
          <w:rFonts w:ascii="Calibri" w:hAnsi="Calibri" w:cs="Calibri"/>
        </w:rPr>
      </w:pPr>
      <w:r w:rsidRPr="00B7548F">
        <w:rPr>
          <w:rFonts w:ascii="Calibri" w:hAnsi="Calibri" w:cs="Calibri"/>
          <w:b/>
          <w:bCs/>
        </w:rPr>
        <w:t>Renta:</w:t>
      </w:r>
      <w:r w:rsidRPr="007F00A6">
        <w:rPr>
          <w:rFonts w:ascii="Calibri" w:hAnsi="Calibri" w:cs="Calibri"/>
        </w:rPr>
        <w:t xml:space="preserve"> larga estancia (ejecutivos) o corta estancia (turismo) según zona/proyecto.</w:t>
      </w:r>
    </w:p>
    <w:p w14:paraId="035D761C" w14:textId="77777777" w:rsidR="007F00A6" w:rsidRDefault="007F00A6" w:rsidP="0085111A">
      <w:pPr>
        <w:numPr>
          <w:ilvl w:val="0"/>
          <w:numId w:val="28"/>
        </w:numPr>
        <w:spacing w:before="120" w:after="120"/>
        <w:rPr>
          <w:rFonts w:ascii="Calibri" w:hAnsi="Calibri" w:cs="Calibri"/>
        </w:rPr>
      </w:pPr>
      <w:r w:rsidRPr="00B7548F">
        <w:rPr>
          <w:rFonts w:ascii="Calibri" w:hAnsi="Calibri" w:cs="Calibri"/>
          <w:b/>
          <w:bCs/>
        </w:rPr>
        <w:t>Status / estilo de vida</w:t>
      </w:r>
      <w:r w:rsidRPr="007F00A6">
        <w:rPr>
          <w:rFonts w:ascii="Calibri" w:hAnsi="Calibri" w:cs="Calibri"/>
        </w:rPr>
        <w:t xml:space="preserve"> (segmento alto).</w:t>
      </w:r>
    </w:p>
    <w:p w14:paraId="415B84C4" w14:textId="0748D2B5" w:rsidR="00F82457" w:rsidRPr="00F82457" w:rsidRDefault="00F82457" w:rsidP="0085111A">
      <w:pPr>
        <w:numPr>
          <w:ilvl w:val="0"/>
          <w:numId w:val="37"/>
        </w:numPr>
        <w:spacing w:before="120" w:after="120"/>
        <w:rPr>
          <w:rFonts w:ascii="Calibri" w:hAnsi="Calibri" w:cs="Calibri"/>
        </w:rPr>
      </w:pPr>
      <w:r w:rsidRPr="00F82457">
        <w:rPr>
          <w:rFonts w:ascii="Calibri" w:hAnsi="Calibri" w:cs="Calibri"/>
          <w:b/>
          <w:bCs/>
        </w:rPr>
        <w:t>Optimización fiscal</w:t>
      </w:r>
      <w:r w:rsidRPr="00F82457">
        <w:rPr>
          <w:rFonts w:ascii="Calibri" w:hAnsi="Calibri" w:cs="Calibri"/>
        </w:rPr>
        <w:br/>
        <w:t xml:space="preserve">La conversación correcta no es “pagar menos impuestos”, sino: </w:t>
      </w:r>
      <w:r w:rsidRPr="00F82457">
        <w:rPr>
          <w:rFonts w:ascii="Calibri" w:hAnsi="Calibri" w:cs="Calibri"/>
          <w:b/>
          <w:bCs/>
        </w:rPr>
        <w:t>evitar errores costosos</w:t>
      </w:r>
      <w:r w:rsidRPr="00F82457">
        <w:rPr>
          <w:rFonts w:ascii="Calibri" w:hAnsi="Calibri" w:cs="Calibri"/>
        </w:rPr>
        <w:t xml:space="preserve"> y estructurar bien desde el inicio (titularidad, origen de fondos, registros, flujos, etc.). Esto en Bogotá pesa mucho porque el comprador </w:t>
      </w:r>
      <w:r w:rsidR="00C40DE1">
        <w:rPr>
          <w:rFonts w:ascii="Calibri" w:hAnsi="Calibri" w:cs="Calibri"/>
        </w:rPr>
        <w:t>prefiere evitar problemas</w:t>
      </w:r>
      <w:r w:rsidRPr="00F82457">
        <w:rPr>
          <w:rFonts w:ascii="Calibri" w:hAnsi="Calibri" w:cs="Calibri"/>
        </w:rPr>
        <w:t>.</w:t>
      </w:r>
    </w:p>
    <w:p w14:paraId="6F0134AF" w14:textId="77777777" w:rsidR="00F82457" w:rsidRPr="00F82457" w:rsidRDefault="00F82457" w:rsidP="0085111A">
      <w:pPr>
        <w:numPr>
          <w:ilvl w:val="0"/>
          <w:numId w:val="37"/>
        </w:numPr>
        <w:spacing w:before="120" w:after="120"/>
        <w:rPr>
          <w:rFonts w:ascii="Calibri" w:hAnsi="Calibri" w:cs="Calibri"/>
        </w:rPr>
      </w:pPr>
      <w:r w:rsidRPr="00F82457">
        <w:rPr>
          <w:rFonts w:ascii="Calibri" w:hAnsi="Calibri" w:cs="Calibri"/>
          <w:b/>
          <w:bCs/>
        </w:rPr>
        <w:lastRenderedPageBreak/>
        <w:t>Transferencia y estructuración patrimonial</w:t>
      </w:r>
      <w:r w:rsidRPr="00F82457">
        <w:rPr>
          <w:rFonts w:ascii="Calibri" w:hAnsi="Calibri" w:cs="Calibri"/>
        </w:rPr>
        <w:br/>
        <w:t>Muchos compradores (35–60) están en modo: “quiero dejar esto ordenado para mis hijos / sociedad conyugal / herencia”. Si no lo abordas, se enfrían. Si lo resuelves con método, cierras.</w:t>
      </w:r>
    </w:p>
    <w:p w14:paraId="1C4F037B" w14:textId="77777777" w:rsidR="00F82457" w:rsidRPr="00F82457" w:rsidRDefault="00F82457" w:rsidP="0085111A">
      <w:pPr>
        <w:numPr>
          <w:ilvl w:val="0"/>
          <w:numId w:val="37"/>
        </w:numPr>
        <w:spacing w:before="120" w:after="120"/>
        <w:rPr>
          <w:rFonts w:ascii="Calibri" w:hAnsi="Calibri" w:cs="Calibri"/>
        </w:rPr>
      </w:pPr>
      <w:r w:rsidRPr="00F82457">
        <w:rPr>
          <w:rFonts w:ascii="Calibri" w:hAnsi="Calibri" w:cs="Calibri"/>
          <w:b/>
          <w:bCs/>
        </w:rPr>
        <w:t>Acompañamiento legal completo</w:t>
      </w:r>
      <w:r w:rsidRPr="00F82457">
        <w:rPr>
          <w:rFonts w:ascii="Calibri" w:hAnsi="Calibri" w:cs="Calibri"/>
        </w:rPr>
        <w:br/>
        <w:t>El cliente bogotano quiere sentir que no está comprando “</w:t>
      </w:r>
      <w:r w:rsidRPr="009F0997">
        <w:rPr>
          <w:rFonts w:ascii="Calibri" w:hAnsi="Calibri" w:cs="Calibri"/>
          <w:b/>
          <w:bCs/>
          <w:i/>
          <w:iCs/>
          <w:rPrChange w:id="5" w:author="Armando Hortua" w:date="2026-01-30T09:14:00Z" w16du:dateUtc="2026-01-30T14:14:00Z">
            <w:rPr>
              <w:rFonts w:ascii="Calibri" w:hAnsi="Calibri" w:cs="Calibri"/>
            </w:rPr>
          </w:rPrChange>
        </w:rPr>
        <w:t>solo con un asesor comercial</w:t>
      </w:r>
      <w:r w:rsidRPr="00F82457">
        <w:rPr>
          <w:rFonts w:ascii="Calibri" w:hAnsi="Calibri" w:cs="Calibri"/>
        </w:rPr>
        <w:t xml:space="preserve">”, sino con un </w:t>
      </w:r>
      <w:r w:rsidRPr="00F82457">
        <w:rPr>
          <w:rFonts w:ascii="Calibri" w:hAnsi="Calibri" w:cs="Calibri"/>
          <w:b/>
          <w:bCs/>
        </w:rPr>
        <w:t>equipo</w:t>
      </w:r>
      <w:r w:rsidRPr="00F82457">
        <w:rPr>
          <w:rFonts w:ascii="Calibri" w:hAnsi="Calibri" w:cs="Calibri"/>
        </w:rPr>
        <w:t>: legal, tributario, pagos y cierre.</w:t>
      </w:r>
    </w:p>
    <w:p w14:paraId="1E453A5C" w14:textId="152230A6" w:rsidR="00F82457" w:rsidRPr="00F82457" w:rsidRDefault="00F82457" w:rsidP="0085111A">
      <w:pPr>
        <w:spacing w:before="120" w:after="120"/>
        <w:rPr>
          <w:rFonts w:ascii="Calibri" w:hAnsi="Calibri" w:cs="Calibri"/>
        </w:rPr>
      </w:pPr>
      <w:r w:rsidRPr="00F82457">
        <w:rPr>
          <w:rFonts w:ascii="Calibri" w:hAnsi="Calibri" w:cs="Calibri"/>
        </w:rPr>
        <w:t xml:space="preserve">No solo </w:t>
      </w:r>
      <w:r w:rsidR="00FB5ED5">
        <w:rPr>
          <w:rFonts w:ascii="Calibri" w:hAnsi="Calibri" w:cs="Calibri"/>
        </w:rPr>
        <w:t>vamos a</w:t>
      </w:r>
      <w:r w:rsidRPr="00F82457">
        <w:rPr>
          <w:rFonts w:ascii="Calibri" w:hAnsi="Calibri" w:cs="Calibri"/>
        </w:rPr>
        <w:t xml:space="preserve"> mostra</w:t>
      </w:r>
      <w:r w:rsidR="00FB5ED5">
        <w:rPr>
          <w:rFonts w:ascii="Calibri" w:hAnsi="Calibri" w:cs="Calibri"/>
        </w:rPr>
        <w:t>r</w:t>
      </w:r>
      <w:r w:rsidRPr="00F82457">
        <w:rPr>
          <w:rFonts w:ascii="Calibri" w:hAnsi="Calibri" w:cs="Calibri"/>
        </w:rPr>
        <w:t xml:space="preserve"> proyectos; </w:t>
      </w:r>
      <w:r w:rsidR="00FB5ED5">
        <w:rPr>
          <w:rFonts w:ascii="Calibri" w:hAnsi="Calibri" w:cs="Calibri"/>
        </w:rPr>
        <w:t>vamos a ofrecer</w:t>
      </w:r>
      <w:r w:rsidRPr="00F82457">
        <w:rPr>
          <w:rFonts w:ascii="Calibri" w:hAnsi="Calibri" w:cs="Calibri"/>
        </w:rPr>
        <w:t xml:space="preserve"> un camino completo para comprar en Panamá, con orden fiscal y legal, </w:t>
      </w:r>
      <w:r w:rsidR="00C40DE1">
        <w:rPr>
          <w:rFonts w:ascii="Calibri" w:hAnsi="Calibri" w:cs="Calibri"/>
        </w:rPr>
        <w:t>eficiencia patrimonial, sin complicaciones</w:t>
      </w:r>
      <w:r w:rsidRPr="00F82457">
        <w:rPr>
          <w:rFonts w:ascii="Calibri" w:hAnsi="Calibri" w:cs="Calibri"/>
        </w:rPr>
        <w:t>.</w:t>
      </w:r>
    </w:p>
    <w:p w14:paraId="60DCA97F" w14:textId="0E26D245" w:rsidR="00F82457" w:rsidRPr="00F82457" w:rsidRDefault="00B7548F" w:rsidP="0085111A">
      <w:pPr>
        <w:spacing w:before="120" w:after="120"/>
        <w:rPr>
          <w:rFonts w:ascii="Calibri" w:hAnsi="Calibri" w:cs="Calibri"/>
        </w:rPr>
      </w:pPr>
      <w:r w:rsidRPr="00381ECF">
        <w:rPr>
          <w:rFonts w:ascii="Calibri" w:hAnsi="Calibri" w:cs="Calibri"/>
          <w:b/>
          <w:bCs/>
        </w:rPr>
        <w:t>Nota</w:t>
      </w:r>
      <w:r w:rsidRPr="00F82457">
        <w:rPr>
          <w:rFonts w:ascii="Calibri" w:hAnsi="Calibri" w:cs="Calibri"/>
        </w:rPr>
        <w:t>:</w:t>
      </w:r>
      <w:r w:rsidR="00FB5ED5">
        <w:rPr>
          <w:rFonts w:ascii="Calibri" w:hAnsi="Calibri" w:cs="Calibri"/>
        </w:rPr>
        <w:t xml:space="preserve"> </w:t>
      </w:r>
      <w:r w:rsidR="00F82457" w:rsidRPr="00F82457">
        <w:rPr>
          <w:rFonts w:ascii="Calibri" w:hAnsi="Calibri" w:cs="Calibri"/>
        </w:rPr>
        <w:t>Estos temas se manejan con aliados especialistas y diagnóstico por caso. Se educa, se guía, pero no se prometen resultados fiscales “</w:t>
      </w:r>
      <w:r w:rsidR="00F82457" w:rsidRPr="00F970D7">
        <w:rPr>
          <w:rFonts w:ascii="Calibri" w:hAnsi="Calibri" w:cs="Calibri"/>
          <w:b/>
          <w:bCs/>
          <w:i/>
          <w:iCs/>
          <w:rPrChange w:id="6" w:author="Armando Hortua" w:date="2026-01-30T09:15:00Z" w16du:dateUtc="2026-01-30T14:15:00Z">
            <w:rPr>
              <w:rFonts w:ascii="Calibri" w:hAnsi="Calibri" w:cs="Calibri"/>
            </w:rPr>
          </w:rPrChange>
        </w:rPr>
        <w:t>universales</w:t>
      </w:r>
      <w:r w:rsidR="00F82457" w:rsidRPr="00F82457">
        <w:rPr>
          <w:rFonts w:ascii="Calibri" w:hAnsi="Calibri" w:cs="Calibri"/>
        </w:rPr>
        <w:t>”.</w:t>
      </w:r>
    </w:p>
    <w:p w14:paraId="3388C599" w14:textId="77777777" w:rsidR="007F00A6" w:rsidRPr="007F00A6" w:rsidRDefault="007F00A6" w:rsidP="0085111A">
      <w:pPr>
        <w:spacing w:before="120" w:after="120"/>
        <w:rPr>
          <w:rFonts w:ascii="Calibri" w:hAnsi="Calibri" w:cs="Calibri"/>
          <w:b/>
          <w:bCs/>
        </w:rPr>
      </w:pPr>
      <w:r w:rsidRPr="007F00A6">
        <w:rPr>
          <w:rFonts w:ascii="Calibri" w:hAnsi="Calibri" w:cs="Calibri"/>
          <w:b/>
          <w:bCs/>
        </w:rPr>
        <w:t>2.2 Competencia real (no solo “otros proyectos en Panamá”)</w:t>
      </w:r>
    </w:p>
    <w:p w14:paraId="2111459E" w14:textId="77777777" w:rsidR="007F00A6" w:rsidRPr="007F00A6" w:rsidRDefault="007F00A6" w:rsidP="0085111A">
      <w:pPr>
        <w:spacing w:before="120" w:after="120"/>
        <w:rPr>
          <w:rFonts w:ascii="Calibri" w:hAnsi="Calibri" w:cs="Calibri"/>
        </w:rPr>
      </w:pPr>
      <w:r w:rsidRPr="007F00A6">
        <w:rPr>
          <w:rFonts w:ascii="Calibri" w:hAnsi="Calibri" w:cs="Calibri"/>
        </w:rPr>
        <w:t>En Bogotá compites contra:</w:t>
      </w:r>
    </w:p>
    <w:p w14:paraId="2EA8795E" w14:textId="77777777" w:rsidR="007F00A6" w:rsidRPr="007F00A6" w:rsidRDefault="007F00A6" w:rsidP="0085111A">
      <w:pPr>
        <w:numPr>
          <w:ilvl w:val="0"/>
          <w:numId w:val="29"/>
        </w:numPr>
        <w:spacing w:before="120" w:after="120"/>
        <w:rPr>
          <w:rFonts w:ascii="Calibri" w:hAnsi="Calibri" w:cs="Calibri"/>
        </w:rPr>
      </w:pPr>
      <w:r w:rsidRPr="007F00A6">
        <w:rPr>
          <w:rFonts w:ascii="Calibri" w:hAnsi="Calibri" w:cs="Calibri"/>
        </w:rPr>
        <w:t>Inversión inmobiliaria local (proyectos para renta corta, VIS, etc.).</w:t>
      </w:r>
    </w:p>
    <w:p w14:paraId="1044E31E" w14:textId="504C529A" w:rsidR="007F00A6" w:rsidRPr="007F00A6" w:rsidRDefault="007F00A6" w:rsidP="0085111A">
      <w:pPr>
        <w:numPr>
          <w:ilvl w:val="0"/>
          <w:numId w:val="29"/>
        </w:numPr>
        <w:spacing w:before="120" w:after="120"/>
        <w:rPr>
          <w:rFonts w:ascii="Calibri" w:hAnsi="Calibri" w:cs="Calibri"/>
        </w:rPr>
      </w:pPr>
      <w:r w:rsidRPr="007F00A6">
        <w:rPr>
          <w:rFonts w:ascii="Calibri" w:hAnsi="Calibri" w:cs="Calibri"/>
        </w:rPr>
        <w:t>Fondos/vehículos inmobiliarios (PEI</w:t>
      </w:r>
      <w:r w:rsidR="00175FEC">
        <w:rPr>
          <w:rFonts w:ascii="Calibri" w:hAnsi="Calibri" w:cs="Calibri"/>
        </w:rPr>
        <w:t>, Inmoval</w:t>
      </w:r>
      <w:r w:rsidRPr="007F00A6">
        <w:rPr>
          <w:rFonts w:ascii="Calibri" w:hAnsi="Calibri" w:cs="Calibri"/>
        </w:rPr>
        <w:t xml:space="preserve"> y otros) para quien quiere exposición sin administrar. </w:t>
      </w:r>
    </w:p>
    <w:p w14:paraId="3DC9B2D1" w14:textId="77777777" w:rsidR="007F00A6" w:rsidRPr="007F00A6" w:rsidRDefault="007F00A6" w:rsidP="0085111A">
      <w:pPr>
        <w:numPr>
          <w:ilvl w:val="0"/>
          <w:numId w:val="29"/>
        </w:numPr>
        <w:spacing w:before="120" w:after="120"/>
        <w:rPr>
          <w:rFonts w:ascii="Calibri" w:hAnsi="Calibri" w:cs="Calibri"/>
        </w:rPr>
      </w:pPr>
      <w:r w:rsidRPr="007F00A6">
        <w:rPr>
          <w:rFonts w:ascii="Calibri" w:hAnsi="Calibri" w:cs="Calibri"/>
        </w:rPr>
        <w:t xml:space="preserve">Estados Unidos (Florida): muchos compradores comparan Panamá vs Miami por narrativa, seguridad jurídica percibida y renta. </w:t>
      </w:r>
    </w:p>
    <w:p w14:paraId="7DDDC940" w14:textId="77777777" w:rsidR="007F00A6" w:rsidRPr="007F00A6" w:rsidRDefault="007F00A6" w:rsidP="0085111A">
      <w:pPr>
        <w:numPr>
          <w:ilvl w:val="0"/>
          <w:numId w:val="29"/>
        </w:numPr>
        <w:spacing w:before="120" w:after="120"/>
        <w:rPr>
          <w:rFonts w:ascii="Calibri" w:hAnsi="Calibri" w:cs="Calibri"/>
        </w:rPr>
      </w:pPr>
      <w:r w:rsidRPr="007F00A6">
        <w:rPr>
          <w:rFonts w:ascii="Calibri" w:hAnsi="Calibri" w:cs="Calibri"/>
        </w:rPr>
        <w:t xml:space="preserve">Brokers/inmobiliarias especializadas en Panamá que ya activan eventos y ferias en Bogotá. Ejemplo: presencia de jugadores como </w:t>
      </w:r>
      <w:r w:rsidRPr="0016358E">
        <w:rPr>
          <w:rFonts w:ascii="Calibri" w:hAnsi="Calibri" w:cs="Calibri"/>
          <w:b/>
          <w:bCs/>
        </w:rPr>
        <w:t>Dproperty</w:t>
      </w:r>
      <w:r w:rsidRPr="007F00A6">
        <w:rPr>
          <w:rFonts w:ascii="Calibri" w:hAnsi="Calibri" w:cs="Calibri"/>
        </w:rPr>
        <w:t xml:space="preserve"> en espacios tipo Gran Salón Inmobiliario. </w:t>
      </w:r>
    </w:p>
    <w:p w14:paraId="407E8779" w14:textId="1C1F61C1" w:rsidR="007F00A6" w:rsidRPr="007F00A6" w:rsidRDefault="007F00A6" w:rsidP="0085111A">
      <w:pPr>
        <w:spacing w:before="120" w:after="120"/>
        <w:rPr>
          <w:rFonts w:ascii="Calibri" w:hAnsi="Calibri" w:cs="Calibri"/>
          <w:b/>
          <w:bCs/>
        </w:rPr>
      </w:pPr>
      <w:r w:rsidRPr="007F00A6">
        <w:rPr>
          <w:rFonts w:ascii="Calibri" w:hAnsi="Calibri" w:cs="Calibri"/>
          <w:b/>
          <w:bCs/>
        </w:rPr>
        <w:t>2.3 Dónde GLP sí se diferencia</w:t>
      </w:r>
    </w:p>
    <w:p w14:paraId="51200419" w14:textId="77777777" w:rsidR="007F00A6" w:rsidRPr="007F00A6" w:rsidRDefault="007F00A6" w:rsidP="0085111A">
      <w:pPr>
        <w:numPr>
          <w:ilvl w:val="0"/>
          <w:numId w:val="30"/>
        </w:numPr>
        <w:spacing w:before="120" w:after="120"/>
        <w:rPr>
          <w:rFonts w:ascii="Calibri" w:hAnsi="Calibri" w:cs="Calibri"/>
        </w:rPr>
      </w:pPr>
      <w:r w:rsidRPr="007F00A6">
        <w:rPr>
          <w:rFonts w:ascii="Calibri" w:hAnsi="Calibri" w:cs="Calibri"/>
          <w:b/>
          <w:bCs/>
        </w:rPr>
        <w:t>Trayectoria y escala</w:t>
      </w:r>
      <w:r w:rsidRPr="007F00A6">
        <w:rPr>
          <w:rFonts w:ascii="Calibri" w:hAnsi="Calibri" w:cs="Calibri"/>
        </w:rPr>
        <w:t xml:space="preserve"> (desde 1985, desarrollos emblemáticos). </w:t>
      </w:r>
    </w:p>
    <w:p w14:paraId="544A1670" w14:textId="77777777" w:rsidR="007F00A6" w:rsidRPr="007F00A6" w:rsidRDefault="007F00A6" w:rsidP="0085111A">
      <w:pPr>
        <w:numPr>
          <w:ilvl w:val="0"/>
          <w:numId w:val="30"/>
        </w:numPr>
        <w:spacing w:before="120" w:after="120"/>
        <w:rPr>
          <w:rFonts w:ascii="Calibri" w:hAnsi="Calibri" w:cs="Calibri"/>
        </w:rPr>
      </w:pPr>
      <w:r w:rsidRPr="007F00A6">
        <w:rPr>
          <w:rFonts w:ascii="Calibri" w:hAnsi="Calibri" w:cs="Calibri"/>
          <w:b/>
          <w:bCs/>
        </w:rPr>
        <w:t>Portafolio “ciudad + playa + ultra lujo</w:t>
      </w:r>
      <w:r w:rsidRPr="007F00A6">
        <w:rPr>
          <w:rFonts w:ascii="Calibri" w:hAnsi="Calibri" w:cs="Calibri"/>
        </w:rPr>
        <w:t xml:space="preserve">” con variedad real (no un solo tipo de producto). </w:t>
      </w:r>
    </w:p>
    <w:p w14:paraId="394B9AFC" w14:textId="77777777" w:rsidR="007F00A6" w:rsidRPr="007F00A6" w:rsidRDefault="007F00A6" w:rsidP="0085111A">
      <w:pPr>
        <w:numPr>
          <w:ilvl w:val="0"/>
          <w:numId w:val="30"/>
        </w:numPr>
        <w:spacing w:before="120" w:after="120"/>
        <w:rPr>
          <w:rFonts w:ascii="Calibri" w:hAnsi="Calibri" w:cs="Calibri"/>
        </w:rPr>
      </w:pPr>
      <w:r w:rsidRPr="007F00A6">
        <w:rPr>
          <w:rFonts w:ascii="Calibri" w:hAnsi="Calibri" w:cs="Calibri"/>
        </w:rPr>
        <w:t>Proyectos con historias potentes y fáciles de contar:</w:t>
      </w:r>
    </w:p>
    <w:p w14:paraId="24857649" w14:textId="77777777" w:rsidR="007F00A6" w:rsidRPr="007F00A6" w:rsidRDefault="007F00A6" w:rsidP="0085111A">
      <w:pPr>
        <w:numPr>
          <w:ilvl w:val="1"/>
          <w:numId w:val="30"/>
        </w:numPr>
        <w:spacing w:before="120" w:after="120"/>
        <w:rPr>
          <w:rFonts w:ascii="Calibri" w:hAnsi="Calibri" w:cs="Calibri"/>
        </w:rPr>
      </w:pPr>
      <w:r w:rsidRPr="007F00A6">
        <w:rPr>
          <w:rFonts w:ascii="Calibri" w:hAnsi="Calibri" w:cs="Calibri"/>
          <w:b/>
          <w:bCs/>
        </w:rPr>
        <w:t>Armonía</w:t>
      </w:r>
      <w:r w:rsidRPr="007F00A6">
        <w:rPr>
          <w:rFonts w:ascii="Calibri" w:hAnsi="Calibri" w:cs="Calibri"/>
        </w:rPr>
        <w:t xml:space="preserve">: mixto (apartamentos + aparthotel + área comercial) cerca de Cinta Costera. </w:t>
      </w:r>
    </w:p>
    <w:p w14:paraId="2F17A5F6" w14:textId="77777777" w:rsidR="007F00A6" w:rsidRPr="007F00A6" w:rsidRDefault="007F00A6" w:rsidP="0085111A">
      <w:pPr>
        <w:numPr>
          <w:ilvl w:val="1"/>
          <w:numId w:val="30"/>
        </w:numPr>
        <w:spacing w:before="120" w:after="120"/>
        <w:rPr>
          <w:rFonts w:ascii="Calibri" w:hAnsi="Calibri" w:cs="Calibri"/>
        </w:rPr>
      </w:pPr>
      <w:r w:rsidRPr="007F00A6">
        <w:rPr>
          <w:rFonts w:ascii="Calibri" w:hAnsi="Calibri" w:cs="Calibri"/>
          <w:b/>
          <w:bCs/>
        </w:rPr>
        <w:t>Panamá Viejo Residences</w:t>
      </w:r>
      <w:r w:rsidRPr="007F00A6">
        <w:rPr>
          <w:rFonts w:ascii="Calibri" w:hAnsi="Calibri" w:cs="Calibri"/>
        </w:rPr>
        <w:t xml:space="preserve">: vida urbana práctica, conectividad (cerca de Costa del Este). </w:t>
      </w:r>
    </w:p>
    <w:p w14:paraId="3946A73C" w14:textId="77777777" w:rsidR="007F00A6" w:rsidRPr="007F00A6" w:rsidRDefault="007F00A6" w:rsidP="0085111A">
      <w:pPr>
        <w:numPr>
          <w:ilvl w:val="1"/>
          <w:numId w:val="30"/>
        </w:numPr>
        <w:spacing w:before="120" w:after="120"/>
        <w:rPr>
          <w:rFonts w:ascii="Calibri" w:hAnsi="Calibri" w:cs="Calibri"/>
        </w:rPr>
      </w:pPr>
      <w:r w:rsidRPr="007F00A6">
        <w:rPr>
          <w:rFonts w:ascii="Calibri" w:hAnsi="Calibri" w:cs="Calibri"/>
          <w:b/>
          <w:bCs/>
        </w:rPr>
        <w:t>Playa Dorada</w:t>
      </w:r>
      <w:r w:rsidRPr="007F00A6">
        <w:rPr>
          <w:rFonts w:ascii="Calibri" w:hAnsi="Calibri" w:cs="Calibri"/>
        </w:rPr>
        <w:t xml:space="preserve">: comunidad con club de playa y accesos claros desde ciudad. </w:t>
      </w:r>
    </w:p>
    <w:p w14:paraId="668A6C9B" w14:textId="77777777" w:rsidR="007F00A6" w:rsidRPr="007F00A6" w:rsidRDefault="007F00A6" w:rsidP="0085111A">
      <w:pPr>
        <w:numPr>
          <w:ilvl w:val="1"/>
          <w:numId w:val="30"/>
        </w:numPr>
        <w:spacing w:before="120" w:after="120"/>
        <w:rPr>
          <w:rFonts w:ascii="Calibri" w:hAnsi="Calibri" w:cs="Calibri"/>
        </w:rPr>
      </w:pPr>
      <w:r w:rsidRPr="007F00A6">
        <w:rPr>
          <w:rFonts w:ascii="Calibri" w:hAnsi="Calibri" w:cs="Calibri"/>
          <w:b/>
          <w:bCs/>
        </w:rPr>
        <w:t>Playa Caracol (The Tides):</w:t>
      </w:r>
      <w:r w:rsidRPr="007F00A6">
        <w:rPr>
          <w:rFonts w:ascii="Calibri" w:hAnsi="Calibri" w:cs="Calibri"/>
        </w:rPr>
        <w:t xml:space="preserve"> residencial de playa con más de 1 km de playa, seguridad y amenidades tipo resort. </w:t>
      </w:r>
    </w:p>
    <w:p w14:paraId="67755EE8" w14:textId="77777777" w:rsidR="007F00A6" w:rsidRDefault="007F00A6" w:rsidP="0085111A">
      <w:pPr>
        <w:numPr>
          <w:ilvl w:val="1"/>
          <w:numId w:val="30"/>
        </w:numPr>
        <w:spacing w:before="120" w:after="120"/>
        <w:rPr>
          <w:rFonts w:ascii="Calibri" w:hAnsi="Calibri" w:cs="Calibri"/>
        </w:rPr>
      </w:pPr>
      <w:r w:rsidRPr="007F00A6">
        <w:rPr>
          <w:rFonts w:ascii="Calibri" w:hAnsi="Calibri" w:cs="Calibri"/>
          <w:b/>
          <w:bCs/>
        </w:rPr>
        <w:t>Ocean Reef Park</w:t>
      </w:r>
      <w:r w:rsidRPr="007F00A6">
        <w:rPr>
          <w:rFonts w:ascii="Calibri" w:hAnsi="Calibri" w:cs="Calibri"/>
        </w:rPr>
        <w:t xml:space="preserve">: propuesta “ícono” (islas artificiales, marina, ultra exclusividad). </w:t>
      </w:r>
    </w:p>
    <w:p w14:paraId="13A6052C" w14:textId="0E02286F" w:rsidR="007F00A6" w:rsidRPr="007F00A6" w:rsidRDefault="007F00A6" w:rsidP="0085111A">
      <w:pPr>
        <w:pStyle w:val="Ttulo1"/>
        <w:spacing w:before="120" w:after="120"/>
        <w:rPr>
          <w:rFonts w:ascii="Calibri" w:hAnsi="Calibri" w:cs="Calibri"/>
          <w:sz w:val="28"/>
          <w:szCs w:val="28"/>
        </w:rPr>
      </w:pPr>
      <w:r w:rsidRPr="007F00A6">
        <w:rPr>
          <w:rFonts w:ascii="Calibri" w:hAnsi="Calibri" w:cs="Calibri"/>
          <w:sz w:val="28"/>
          <w:szCs w:val="28"/>
        </w:rPr>
        <w:lastRenderedPageBreak/>
        <w:t xml:space="preserve">3) Fortalezas y áreas a mejorar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2251"/>
        <w:gridCol w:w="2900"/>
        <w:gridCol w:w="2544"/>
      </w:tblGrid>
      <w:tr w:rsidR="005B3EB5" w:rsidRPr="007F00A6" w14:paraId="765B8C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13449" w14:textId="42072A54" w:rsidR="007F00A6" w:rsidRPr="007F00A6" w:rsidRDefault="007F00A6" w:rsidP="00E27EC5">
            <w:pPr>
              <w:spacing w:before="120" w:after="120"/>
              <w:jc w:val="center"/>
              <w:rPr>
                <w:rFonts w:ascii="Calibri" w:hAnsi="Calibri" w:cs="Calibri"/>
                <w:b/>
                <w:bCs/>
                <w:color w:val="156082" w:themeColor="accent1"/>
              </w:rPr>
            </w:pPr>
            <w:r w:rsidRPr="007F00A6">
              <w:rPr>
                <w:rFonts w:ascii="Calibri" w:hAnsi="Calibri" w:cs="Calibri"/>
                <w:b/>
                <w:bCs/>
                <w:color w:val="156082" w:themeColor="accent1"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0BDFC36B" w14:textId="77777777" w:rsidR="007F00A6" w:rsidRPr="007F00A6" w:rsidRDefault="007F00A6" w:rsidP="00E27EC5">
            <w:pPr>
              <w:spacing w:before="120" w:after="120"/>
              <w:jc w:val="center"/>
              <w:rPr>
                <w:rFonts w:ascii="Calibri" w:hAnsi="Calibri" w:cs="Calibri"/>
                <w:b/>
                <w:bCs/>
                <w:color w:val="156082" w:themeColor="accent1"/>
              </w:rPr>
            </w:pPr>
            <w:r w:rsidRPr="007F00A6">
              <w:rPr>
                <w:rFonts w:ascii="Calibri" w:hAnsi="Calibri" w:cs="Calibri"/>
                <w:b/>
                <w:bCs/>
                <w:color w:val="156082" w:themeColor="accent1"/>
              </w:rPr>
              <w:t>Fortaleza hoy</w:t>
            </w:r>
          </w:p>
        </w:tc>
        <w:tc>
          <w:tcPr>
            <w:tcW w:w="0" w:type="auto"/>
            <w:vAlign w:val="center"/>
            <w:hideMark/>
          </w:tcPr>
          <w:p w14:paraId="22588CC1" w14:textId="77777777" w:rsidR="007F00A6" w:rsidRPr="007F00A6" w:rsidRDefault="007F00A6" w:rsidP="00E27EC5">
            <w:pPr>
              <w:spacing w:before="120" w:after="120"/>
              <w:jc w:val="center"/>
              <w:rPr>
                <w:rFonts w:ascii="Calibri" w:hAnsi="Calibri" w:cs="Calibri"/>
                <w:b/>
                <w:bCs/>
                <w:color w:val="156082" w:themeColor="accent1"/>
              </w:rPr>
            </w:pPr>
            <w:r w:rsidRPr="007F00A6">
              <w:rPr>
                <w:rFonts w:ascii="Calibri" w:hAnsi="Calibri" w:cs="Calibri"/>
                <w:b/>
                <w:bCs/>
                <w:color w:val="156082" w:themeColor="accent1"/>
              </w:rPr>
              <w:t>Área a mejorar para Bogotá</w:t>
            </w:r>
          </w:p>
        </w:tc>
        <w:tc>
          <w:tcPr>
            <w:tcW w:w="0" w:type="auto"/>
            <w:vAlign w:val="center"/>
            <w:hideMark/>
          </w:tcPr>
          <w:p w14:paraId="3A1C9A63" w14:textId="77777777" w:rsidR="007F00A6" w:rsidRPr="007F00A6" w:rsidRDefault="007F00A6" w:rsidP="00E27EC5">
            <w:pPr>
              <w:spacing w:before="120" w:after="120"/>
              <w:jc w:val="center"/>
              <w:rPr>
                <w:rFonts w:ascii="Calibri" w:hAnsi="Calibri" w:cs="Calibri"/>
                <w:b/>
                <w:bCs/>
                <w:color w:val="156082" w:themeColor="accent1"/>
              </w:rPr>
            </w:pPr>
            <w:r w:rsidRPr="007F00A6">
              <w:rPr>
                <w:rFonts w:ascii="Calibri" w:hAnsi="Calibri" w:cs="Calibri"/>
                <w:b/>
                <w:bCs/>
                <w:color w:val="156082" w:themeColor="accent1"/>
              </w:rPr>
              <w:t>Cómo se mide</w:t>
            </w:r>
          </w:p>
        </w:tc>
      </w:tr>
      <w:tr w:rsidR="005B3EB5" w:rsidRPr="007F00A6" w14:paraId="20CF0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5127F" w14:textId="77777777" w:rsidR="007F00A6" w:rsidRPr="00C258C4" w:rsidRDefault="007F00A6" w:rsidP="0085111A">
            <w:pPr>
              <w:spacing w:before="120" w:after="120"/>
              <w:rPr>
                <w:rFonts w:ascii="Calibri" w:hAnsi="Calibri" w:cs="Calibri"/>
                <w:b/>
                <w:bCs/>
                <w:color w:val="156082" w:themeColor="accent1"/>
              </w:rPr>
            </w:pPr>
            <w:r w:rsidRPr="00C258C4">
              <w:rPr>
                <w:rFonts w:ascii="Calibri" w:hAnsi="Calibri" w:cs="Calibri"/>
                <w:b/>
                <w:bCs/>
                <w:color w:val="156082" w:themeColor="accent1"/>
              </w:rPr>
              <w:t>Respaldo</w:t>
            </w:r>
          </w:p>
        </w:tc>
        <w:tc>
          <w:tcPr>
            <w:tcW w:w="0" w:type="auto"/>
            <w:vAlign w:val="center"/>
            <w:hideMark/>
          </w:tcPr>
          <w:p w14:paraId="764360E2" w14:textId="77777777" w:rsidR="007F00A6" w:rsidRPr="007F00A6" w:rsidRDefault="007F00A6" w:rsidP="0085111A">
            <w:pPr>
              <w:spacing w:before="120" w:after="120"/>
              <w:rPr>
                <w:rFonts w:ascii="Calibri" w:hAnsi="Calibri" w:cs="Calibri"/>
              </w:rPr>
            </w:pPr>
            <w:r w:rsidRPr="007F00A6">
              <w:rPr>
                <w:rFonts w:ascii="Calibri" w:hAnsi="Calibri" w:cs="Calibri"/>
              </w:rPr>
              <w:t xml:space="preserve">Marca y trayectoria GLP sólida </w:t>
            </w:r>
          </w:p>
        </w:tc>
        <w:tc>
          <w:tcPr>
            <w:tcW w:w="0" w:type="auto"/>
            <w:vAlign w:val="center"/>
            <w:hideMark/>
          </w:tcPr>
          <w:p w14:paraId="11E8BAA3" w14:textId="77777777" w:rsidR="007F00A6" w:rsidRPr="007F00A6" w:rsidRDefault="007F00A6" w:rsidP="0085111A">
            <w:pPr>
              <w:spacing w:before="120" w:after="120"/>
              <w:rPr>
                <w:rFonts w:ascii="Calibri" w:hAnsi="Calibri" w:cs="Calibri"/>
              </w:rPr>
            </w:pPr>
            <w:r w:rsidRPr="007F00A6">
              <w:rPr>
                <w:rFonts w:ascii="Calibri" w:hAnsi="Calibri" w:cs="Calibri"/>
              </w:rPr>
              <w:t>Convertir “trayectoria” en pruebas: casos, cifras, testimonios, proceso</w:t>
            </w:r>
          </w:p>
        </w:tc>
        <w:tc>
          <w:tcPr>
            <w:tcW w:w="0" w:type="auto"/>
            <w:vAlign w:val="center"/>
            <w:hideMark/>
          </w:tcPr>
          <w:p w14:paraId="284CAE7F" w14:textId="77777777" w:rsidR="007F00A6" w:rsidRPr="007F00A6" w:rsidRDefault="007F00A6" w:rsidP="0085111A">
            <w:pPr>
              <w:spacing w:before="120" w:after="120"/>
              <w:rPr>
                <w:rFonts w:ascii="Calibri" w:hAnsi="Calibri" w:cs="Calibri"/>
              </w:rPr>
            </w:pPr>
            <w:r w:rsidRPr="007F00A6">
              <w:rPr>
                <w:rFonts w:ascii="Calibri" w:hAnsi="Calibri" w:cs="Calibri"/>
              </w:rPr>
              <w:t>% leads que mencionan “confianza” como motivo</w:t>
            </w:r>
          </w:p>
        </w:tc>
      </w:tr>
      <w:tr w:rsidR="005B3EB5" w:rsidRPr="007F00A6" w14:paraId="61EB4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5CF8" w14:textId="77777777" w:rsidR="007F00A6" w:rsidRPr="00C258C4" w:rsidRDefault="007F00A6" w:rsidP="0085111A">
            <w:pPr>
              <w:spacing w:before="120" w:after="120"/>
              <w:rPr>
                <w:rFonts w:ascii="Calibri" w:hAnsi="Calibri" w:cs="Calibri"/>
                <w:b/>
                <w:bCs/>
                <w:color w:val="156082" w:themeColor="accent1"/>
              </w:rPr>
            </w:pPr>
            <w:r w:rsidRPr="00C258C4">
              <w:rPr>
                <w:rFonts w:ascii="Calibri" w:hAnsi="Calibri" w:cs="Calibri"/>
                <w:b/>
                <w:bCs/>
                <w:color w:val="156082" w:themeColor="accent1"/>
              </w:rPr>
              <w:t>Portafolio</w:t>
            </w:r>
          </w:p>
        </w:tc>
        <w:tc>
          <w:tcPr>
            <w:tcW w:w="0" w:type="auto"/>
            <w:vAlign w:val="center"/>
            <w:hideMark/>
          </w:tcPr>
          <w:p w14:paraId="667875B3" w14:textId="77777777" w:rsidR="007F00A6" w:rsidRPr="007F00A6" w:rsidRDefault="007F00A6" w:rsidP="0085111A">
            <w:pPr>
              <w:spacing w:before="120" w:after="120"/>
              <w:rPr>
                <w:rFonts w:ascii="Calibri" w:hAnsi="Calibri" w:cs="Calibri"/>
              </w:rPr>
            </w:pPr>
            <w:r w:rsidRPr="007F00A6">
              <w:rPr>
                <w:rFonts w:ascii="Calibri" w:hAnsi="Calibri" w:cs="Calibri"/>
              </w:rPr>
              <w:t xml:space="preserve">Variedad ciudad/playa/lujo </w:t>
            </w:r>
          </w:p>
        </w:tc>
        <w:tc>
          <w:tcPr>
            <w:tcW w:w="0" w:type="auto"/>
            <w:vAlign w:val="center"/>
            <w:hideMark/>
          </w:tcPr>
          <w:p w14:paraId="36484B8A" w14:textId="77777777" w:rsidR="007F00A6" w:rsidRPr="007F00A6" w:rsidRDefault="007F00A6" w:rsidP="0085111A">
            <w:pPr>
              <w:spacing w:before="120" w:after="120"/>
              <w:rPr>
                <w:rFonts w:ascii="Calibri" w:hAnsi="Calibri" w:cs="Calibri"/>
              </w:rPr>
            </w:pPr>
            <w:r w:rsidRPr="007F00A6">
              <w:rPr>
                <w:rFonts w:ascii="Calibri" w:hAnsi="Calibri" w:cs="Calibri"/>
              </w:rPr>
              <w:t>Evitar dispersión: seleccionar “punta de lanza” (2–3 proyectos)</w:t>
            </w:r>
          </w:p>
        </w:tc>
        <w:tc>
          <w:tcPr>
            <w:tcW w:w="0" w:type="auto"/>
            <w:vAlign w:val="center"/>
            <w:hideMark/>
          </w:tcPr>
          <w:p w14:paraId="0E86BC1C" w14:textId="77777777" w:rsidR="007F00A6" w:rsidRPr="007F00A6" w:rsidRDefault="007F00A6" w:rsidP="0085111A">
            <w:pPr>
              <w:spacing w:before="120" w:after="120"/>
              <w:rPr>
                <w:rFonts w:ascii="Calibri" w:hAnsi="Calibri" w:cs="Calibri"/>
              </w:rPr>
            </w:pPr>
            <w:r w:rsidRPr="007F00A6">
              <w:rPr>
                <w:rFonts w:ascii="Calibri" w:hAnsi="Calibri" w:cs="Calibri"/>
              </w:rPr>
              <w:t>Conversión por proyecto (lead→cita→cierre)</w:t>
            </w:r>
          </w:p>
        </w:tc>
      </w:tr>
      <w:tr w:rsidR="005B3EB5" w:rsidRPr="007F00A6" w14:paraId="2D42F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1A13C" w14:textId="77777777" w:rsidR="007F00A6" w:rsidRPr="00C258C4" w:rsidRDefault="007F00A6" w:rsidP="0085111A">
            <w:pPr>
              <w:spacing w:before="120" w:after="120"/>
              <w:rPr>
                <w:rFonts w:ascii="Calibri" w:hAnsi="Calibri" w:cs="Calibri"/>
                <w:b/>
                <w:bCs/>
                <w:color w:val="156082" w:themeColor="accent1"/>
              </w:rPr>
            </w:pPr>
            <w:r w:rsidRPr="00C258C4">
              <w:rPr>
                <w:rFonts w:ascii="Calibri" w:hAnsi="Calibri" w:cs="Calibri"/>
                <w:b/>
                <w:bCs/>
                <w:color w:val="156082" w:themeColor="accent1"/>
              </w:rPr>
              <w:t>Oferta comercial</w:t>
            </w:r>
          </w:p>
        </w:tc>
        <w:tc>
          <w:tcPr>
            <w:tcW w:w="0" w:type="auto"/>
            <w:vAlign w:val="center"/>
            <w:hideMark/>
          </w:tcPr>
          <w:p w14:paraId="37433910" w14:textId="77777777" w:rsidR="007F00A6" w:rsidRPr="007F00A6" w:rsidRDefault="007F00A6" w:rsidP="0085111A">
            <w:pPr>
              <w:spacing w:before="120" w:after="120"/>
              <w:rPr>
                <w:rFonts w:ascii="Calibri" w:hAnsi="Calibri" w:cs="Calibri"/>
              </w:rPr>
            </w:pPr>
            <w:r w:rsidRPr="007F00A6">
              <w:rPr>
                <w:rFonts w:ascii="Calibri" w:hAnsi="Calibri" w:cs="Calibri"/>
              </w:rPr>
              <w:t>Esquema de preventa probado en Medellín</w:t>
            </w:r>
          </w:p>
        </w:tc>
        <w:tc>
          <w:tcPr>
            <w:tcW w:w="0" w:type="auto"/>
            <w:vAlign w:val="center"/>
            <w:hideMark/>
          </w:tcPr>
          <w:p w14:paraId="28F0F27B" w14:textId="77777777" w:rsidR="007F00A6" w:rsidRPr="007F00A6" w:rsidRDefault="007F00A6" w:rsidP="0085111A">
            <w:pPr>
              <w:spacing w:before="120" w:after="120"/>
              <w:rPr>
                <w:rFonts w:ascii="Calibri" w:hAnsi="Calibri" w:cs="Calibri"/>
              </w:rPr>
            </w:pPr>
            <w:r w:rsidRPr="007F00A6">
              <w:rPr>
                <w:rFonts w:ascii="Calibri" w:hAnsi="Calibri" w:cs="Calibri"/>
              </w:rPr>
              <w:t>Ajuste fino: fricción de pagos internacionales, FX, tiempos, documentación</w:t>
            </w:r>
          </w:p>
        </w:tc>
        <w:tc>
          <w:tcPr>
            <w:tcW w:w="0" w:type="auto"/>
            <w:vAlign w:val="center"/>
            <w:hideMark/>
          </w:tcPr>
          <w:p w14:paraId="3E932017" w14:textId="77777777" w:rsidR="007F00A6" w:rsidRPr="007F00A6" w:rsidRDefault="007F00A6" w:rsidP="0085111A">
            <w:pPr>
              <w:spacing w:before="120" w:after="120"/>
              <w:rPr>
                <w:rFonts w:ascii="Calibri" w:hAnsi="Calibri" w:cs="Calibri"/>
              </w:rPr>
            </w:pPr>
            <w:r w:rsidRPr="007F00A6">
              <w:rPr>
                <w:rFonts w:ascii="Calibri" w:hAnsi="Calibri" w:cs="Calibri"/>
              </w:rPr>
              <w:t>Tiempo de cierre, tasa de caída por “proceso”</w:t>
            </w:r>
          </w:p>
        </w:tc>
      </w:tr>
      <w:tr w:rsidR="005B3EB5" w:rsidRPr="007F00A6" w14:paraId="7F7A0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64FA" w14:textId="77777777" w:rsidR="007F00A6" w:rsidRPr="00C258C4" w:rsidRDefault="007F00A6" w:rsidP="0085111A">
            <w:pPr>
              <w:spacing w:before="120" w:after="120"/>
              <w:rPr>
                <w:rFonts w:ascii="Calibri" w:hAnsi="Calibri" w:cs="Calibri"/>
                <w:b/>
                <w:bCs/>
                <w:color w:val="156082" w:themeColor="accent1"/>
              </w:rPr>
            </w:pPr>
            <w:r w:rsidRPr="00C258C4">
              <w:rPr>
                <w:rFonts w:ascii="Calibri" w:hAnsi="Calibri" w:cs="Calibri"/>
                <w:b/>
                <w:bCs/>
                <w:color w:val="156082" w:themeColor="accent1"/>
              </w:rPr>
              <w:t>Canales</w:t>
            </w:r>
          </w:p>
        </w:tc>
        <w:tc>
          <w:tcPr>
            <w:tcW w:w="0" w:type="auto"/>
            <w:vAlign w:val="center"/>
            <w:hideMark/>
          </w:tcPr>
          <w:p w14:paraId="4FA2D656" w14:textId="77777777" w:rsidR="007F00A6" w:rsidRPr="007F00A6" w:rsidRDefault="007F00A6" w:rsidP="0085111A">
            <w:pPr>
              <w:spacing w:before="120" w:after="120"/>
              <w:rPr>
                <w:rFonts w:ascii="Calibri" w:hAnsi="Calibri" w:cs="Calibri"/>
              </w:rPr>
            </w:pPr>
            <w:r w:rsidRPr="007F00A6">
              <w:rPr>
                <w:rFonts w:ascii="Calibri" w:hAnsi="Calibri" w:cs="Calibri"/>
              </w:rPr>
              <w:t>Se puede apalancar ferias y digital</w:t>
            </w:r>
          </w:p>
        </w:tc>
        <w:tc>
          <w:tcPr>
            <w:tcW w:w="0" w:type="auto"/>
            <w:vAlign w:val="center"/>
            <w:hideMark/>
          </w:tcPr>
          <w:p w14:paraId="35058379" w14:textId="77777777" w:rsidR="007F00A6" w:rsidRPr="007F00A6" w:rsidRDefault="007F00A6" w:rsidP="0085111A">
            <w:pPr>
              <w:spacing w:before="120" w:after="120"/>
              <w:rPr>
                <w:rFonts w:ascii="Calibri" w:hAnsi="Calibri" w:cs="Calibri"/>
              </w:rPr>
            </w:pPr>
            <w:r w:rsidRPr="007F00A6">
              <w:rPr>
                <w:rFonts w:ascii="Calibri" w:hAnsi="Calibri" w:cs="Calibri"/>
              </w:rPr>
              <w:t>Bogotá exige velocidad de respuesta y automatización real</w:t>
            </w:r>
          </w:p>
        </w:tc>
        <w:tc>
          <w:tcPr>
            <w:tcW w:w="0" w:type="auto"/>
            <w:vAlign w:val="center"/>
            <w:hideMark/>
          </w:tcPr>
          <w:p w14:paraId="2F9197D1" w14:textId="77777777" w:rsidR="007F00A6" w:rsidRPr="007F00A6" w:rsidRDefault="007F00A6" w:rsidP="0085111A">
            <w:pPr>
              <w:spacing w:before="120" w:after="120"/>
              <w:rPr>
                <w:rFonts w:ascii="Calibri" w:hAnsi="Calibri" w:cs="Calibri"/>
              </w:rPr>
            </w:pPr>
            <w:r w:rsidRPr="007F00A6">
              <w:rPr>
                <w:rFonts w:ascii="Calibri" w:hAnsi="Calibri" w:cs="Calibri"/>
              </w:rPr>
              <w:t>SLA primera respuesta &lt; 5 min</w:t>
            </w:r>
          </w:p>
        </w:tc>
      </w:tr>
    </w:tbl>
    <w:p w14:paraId="72E12426" w14:textId="1F655C56" w:rsidR="00A471DA" w:rsidRDefault="00A471DA" w:rsidP="0085111A">
      <w:pPr>
        <w:spacing w:before="120" w:after="120"/>
        <w:rPr>
          <w:rFonts w:ascii="Calibri" w:hAnsi="Calibri" w:cs="Calibri"/>
          <w:b/>
          <w:bCs/>
        </w:rPr>
      </w:pPr>
    </w:p>
    <w:p w14:paraId="6BC7C20D" w14:textId="316E894B" w:rsidR="00890333" w:rsidRPr="00890333" w:rsidRDefault="00C258C4" w:rsidP="0085111A">
      <w:pPr>
        <w:spacing w:before="120" w:after="1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Aspectos relevantes para el cierre en </w:t>
      </w:r>
      <w:r w:rsidR="00892482">
        <w:rPr>
          <w:rFonts w:ascii="Calibri" w:hAnsi="Calibri" w:cs="Calibri"/>
          <w:b/>
          <w:bCs/>
        </w:rPr>
        <w:t>Bogotá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2272"/>
        <w:gridCol w:w="2715"/>
        <w:gridCol w:w="1674"/>
      </w:tblGrid>
      <w:tr w:rsidR="00890333" w:rsidRPr="00890333" w14:paraId="178675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C6594" w14:textId="104B5A95" w:rsidR="00890333" w:rsidRPr="00890333" w:rsidRDefault="00C258C4" w:rsidP="00787195">
            <w:pPr>
              <w:spacing w:before="120" w:after="120"/>
              <w:jc w:val="center"/>
              <w:rPr>
                <w:rFonts w:ascii="Calibri" w:hAnsi="Calibri" w:cs="Calibri"/>
                <w:b/>
                <w:bCs/>
                <w:color w:val="156082" w:themeColor="accent1"/>
              </w:rPr>
            </w:pPr>
            <w:r>
              <w:rPr>
                <w:rFonts w:ascii="Calibri" w:hAnsi="Calibri" w:cs="Calibri"/>
                <w:b/>
                <w:bCs/>
                <w:color w:val="156082" w:themeColor="accent1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E81DE84" w14:textId="2628D8A6" w:rsidR="00890333" w:rsidRPr="00890333" w:rsidRDefault="00890333" w:rsidP="00787195">
            <w:pPr>
              <w:spacing w:before="120" w:after="120"/>
              <w:jc w:val="center"/>
              <w:rPr>
                <w:rFonts w:ascii="Calibri" w:hAnsi="Calibri" w:cs="Calibri"/>
                <w:b/>
                <w:bCs/>
                <w:color w:val="156082" w:themeColor="accent1"/>
              </w:rPr>
            </w:pPr>
            <w:r w:rsidRPr="00890333">
              <w:rPr>
                <w:rFonts w:ascii="Calibri" w:hAnsi="Calibri" w:cs="Calibri"/>
                <w:b/>
                <w:bCs/>
                <w:color w:val="156082" w:themeColor="accent1"/>
              </w:rPr>
              <w:t>Qué promete</w:t>
            </w:r>
          </w:p>
        </w:tc>
        <w:tc>
          <w:tcPr>
            <w:tcW w:w="0" w:type="auto"/>
            <w:vAlign w:val="center"/>
            <w:hideMark/>
          </w:tcPr>
          <w:p w14:paraId="5742628A" w14:textId="77777777" w:rsidR="00890333" w:rsidRPr="00890333" w:rsidRDefault="00890333" w:rsidP="00787195">
            <w:pPr>
              <w:spacing w:before="120" w:after="120"/>
              <w:jc w:val="center"/>
              <w:rPr>
                <w:rFonts w:ascii="Calibri" w:hAnsi="Calibri" w:cs="Calibri"/>
                <w:b/>
                <w:bCs/>
                <w:color w:val="156082" w:themeColor="accent1"/>
              </w:rPr>
            </w:pPr>
            <w:r w:rsidRPr="00890333">
              <w:rPr>
                <w:rFonts w:ascii="Calibri" w:hAnsi="Calibri" w:cs="Calibri"/>
                <w:b/>
                <w:bCs/>
                <w:color w:val="156082" w:themeColor="accent1"/>
              </w:rPr>
              <w:t>Qué prueba lo respalda</w:t>
            </w:r>
          </w:p>
        </w:tc>
        <w:tc>
          <w:tcPr>
            <w:tcW w:w="0" w:type="auto"/>
            <w:vAlign w:val="center"/>
            <w:hideMark/>
          </w:tcPr>
          <w:p w14:paraId="28CB3A40" w14:textId="77777777" w:rsidR="00890333" w:rsidRPr="00890333" w:rsidRDefault="00890333" w:rsidP="00787195">
            <w:pPr>
              <w:spacing w:before="120" w:after="120"/>
              <w:jc w:val="center"/>
              <w:rPr>
                <w:rFonts w:ascii="Calibri" w:hAnsi="Calibri" w:cs="Calibri"/>
                <w:b/>
                <w:bCs/>
                <w:color w:val="156082" w:themeColor="accent1"/>
              </w:rPr>
            </w:pPr>
            <w:r w:rsidRPr="00890333">
              <w:rPr>
                <w:rFonts w:ascii="Calibri" w:hAnsi="Calibri" w:cs="Calibri"/>
                <w:b/>
                <w:bCs/>
                <w:color w:val="156082" w:themeColor="accent1"/>
              </w:rPr>
              <w:t>Dónde se usa</w:t>
            </w:r>
          </w:p>
        </w:tc>
      </w:tr>
      <w:tr w:rsidR="00890333" w:rsidRPr="00890333" w14:paraId="0BE3D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C12F5" w14:textId="77777777" w:rsidR="00890333" w:rsidRPr="00890333" w:rsidRDefault="00890333" w:rsidP="0085111A">
            <w:pPr>
              <w:spacing w:before="120" w:after="120"/>
              <w:rPr>
                <w:rFonts w:ascii="Calibri" w:hAnsi="Calibri" w:cs="Calibri"/>
                <w:b/>
                <w:bCs/>
                <w:color w:val="156082" w:themeColor="accent1"/>
              </w:rPr>
            </w:pPr>
            <w:r w:rsidRPr="00890333">
              <w:rPr>
                <w:rFonts w:ascii="Calibri" w:hAnsi="Calibri" w:cs="Calibri"/>
                <w:b/>
                <w:bCs/>
                <w:color w:val="156082" w:themeColor="accent1"/>
              </w:rPr>
              <w:t>Diversificación en dólares</w:t>
            </w:r>
          </w:p>
        </w:tc>
        <w:tc>
          <w:tcPr>
            <w:tcW w:w="0" w:type="auto"/>
            <w:vAlign w:val="center"/>
            <w:hideMark/>
          </w:tcPr>
          <w:p w14:paraId="2D7FEF29" w14:textId="77777777" w:rsidR="00890333" w:rsidRPr="00890333" w:rsidRDefault="00890333" w:rsidP="0085111A">
            <w:pPr>
              <w:spacing w:before="120" w:after="120"/>
              <w:rPr>
                <w:rFonts w:ascii="Calibri" w:hAnsi="Calibri" w:cs="Calibri"/>
              </w:rPr>
            </w:pPr>
            <w:r w:rsidRPr="00890333">
              <w:rPr>
                <w:rFonts w:ascii="Calibri" w:hAnsi="Calibri" w:cs="Calibri"/>
              </w:rPr>
              <w:t>“Parte de tu portafolio fuera de COP”</w:t>
            </w:r>
          </w:p>
        </w:tc>
        <w:tc>
          <w:tcPr>
            <w:tcW w:w="0" w:type="auto"/>
            <w:vAlign w:val="center"/>
            <w:hideMark/>
          </w:tcPr>
          <w:p w14:paraId="2006CD8A" w14:textId="77777777" w:rsidR="00890333" w:rsidRPr="00890333" w:rsidRDefault="00890333" w:rsidP="0085111A">
            <w:pPr>
              <w:spacing w:before="120" w:after="120"/>
              <w:rPr>
                <w:rFonts w:ascii="Calibri" w:hAnsi="Calibri" w:cs="Calibri"/>
              </w:rPr>
            </w:pPr>
            <w:r w:rsidRPr="00890333">
              <w:rPr>
                <w:rFonts w:ascii="Calibri" w:hAnsi="Calibri" w:cs="Calibri"/>
              </w:rPr>
              <w:t>Simuladores simples, guía FX/pagos, casos reales</w:t>
            </w:r>
          </w:p>
        </w:tc>
        <w:tc>
          <w:tcPr>
            <w:tcW w:w="0" w:type="auto"/>
            <w:vAlign w:val="center"/>
            <w:hideMark/>
          </w:tcPr>
          <w:p w14:paraId="4007F236" w14:textId="77777777" w:rsidR="00890333" w:rsidRPr="00890333" w:rsidRDefault="00890333" w:rsidP="0085111A">
            <w:pPr>
              <w:spacing w:before="120" w:after="120"/>
              <w:rPr>
                <w:rFonts w:ascii="Calibri" w:hAnsi="Calibri" w:cs="Calibri"/>
              </w:rPr>
            </w:pPr>
            <w:r w:rsidRPr="00890333">
              <w:rPr>
                <w:rFonts w:ascii="Calibri" w:hAnsi="Calibri" w:cs="Calibri"/>
              </w:rPr>
              <w:t>Ads, charlas, alianzas</w:t>
            </w:r>
          </w:p>
        </w:tc>
      </w:tr>
      <w:tr w:rsidR="00890333" w:rsidRPr="00890333" w14:paraId="23CA9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A8EB" w14:textId="77777777" w:rsidR="00890333" w:rsidRPr="00890333" w:rsidRDefault="00890333" w:rsidP="0085111A">
            <w:pPr>
              <w:spacing w:before="120" w:after="120"/>
              <w:rPr>
                <w:rFonts w:ascii="Calibri" w:hAnsi="Calibri" w:cs="Calibri"/>
                <w:b/>
                <w:bCs/>
                <w:color w:val="156082" w:themeColor="accent1"/>
              </w:rPr>
            </w:pPr>
            <w:r w:rsidRPr="00890333">
              <w:rPr>
                <w:rFonts w:ascii="Calibri" w:hAnsi="Calibri" w:cs="Calibri"/>
                <w:b/>
                <w:bCs/>
                <w:color w:val="156082" w:themeColor="accent1"/>
              </w:rPr>
              <w:t>Orden fiscal y patrimonial</w:t>
            </w:r>
          </w:p>
        </w:tc>
        <w:tc>
          <w:tcPr>
            <w:tcW w:w="0" w:type="auto"/>
            <w:vAlign w:val="center"/>
            <w:hideMark/>
          </w:tcPr>
          <w:p w14:paraId="46991085" w14:textId="77777777" w:rsidR="00890333" w:rsidRPr="00890333" w:rsidRDefault="00890333" w:rsidP="0085111A">
            <w:pPr>
              <w:spacing w:before="120" w:after="120"/>
              <w:rPr>
                <w:rFonts w:ascii="Calibri" w:hAnsi="Calibri" w:cs="Calibri"/>
              </w:rPr>
            </w:pPr>
            <w:r w:rsidRPr="00890333">
              <w:rPr>
                <w:rFonts w:ascii="Calibri" w:hAnsi="Calibri" w:cs="Calibri"/>
              </w:rPr>
              <w:t>“Compras bien estructurado, pensando en futuro”</w:t>
            </w:r>
          </w:p>
        </w:tc>
        <w:tc>
          <w:tcPr>
            <w:tcW w:w="0" w:type="auto"/>
            <w:vAlign w:val="center"/>
            <w:hideMark/>
          </w:tcPr>
          <w:p w14:paraId="791B8D4A" w14:textId="77777777" w:rsidR="00890333" w:rsidRPr="00890333" w:rsidRDefault="00890333" w:rsidP="0085111A">
            <w:pPr>
              <w:spacing w:before="120" w:after="120"/>
              <w:rPr>
                <w:rFonts w:ascii="Calibri" w:hAnsi="Calibri" w:cs="Calibri"/>
              </w:rPr>
            </w:pPr>
            <w:r w:rsidRPr="00890333">
              <w:rPr>
                <w:rFonts w:ascii="Calibri" w:hAnsi="Calibri" w:cs="Calibri"/>
              </w:rPr>
              <w:t>Checklist fiscal/patrimonial, aliados tributarios, timeline</w:t>
            </w:r>
          </w:p>
        </w:tc>
        <w:tc>
          <w:tcPr>
            <w:tcW w:w="0" w:type="auto"/>
            <w:vAlign w:val="center"/>
            <w:hideMark/>
          </w:tcPr>
          <w:p w14:paraId="31083AF5" w14:textId="77777777" w:rsidR="00890333" w:rsidRPr="00890333" w:rsidRDefault="00890333" w:rsidP="0085111A">
            <w:pPr>
              <w:spacing w:before="120" w:after="120"/>
              <w:rPr>
                <w:rFonts w:ascii="Calibri" w:hAnsi="Calibri" w:cs="Calibri"/>
              </w:rPr>
            </w:pPr>
            <w:r w:rsidRPr="00890333">
              <w:rPr>
                <w:rFonts w:ascii="Calibri" w:hAnsi="Calibri" w:cs="Calibri"/>
              </w:rPr>
              <w:t>Citas, cierres, family offices</w:t>
            </w:r>
          </w:p>
        </w:tc>
      </w:tr>
      <w:tr w:rsidR="00890333" w:rsidRPr="00890333" w14:paraId="0DAD5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E6DA" w14:textId="77777777" w:rsidR="00890333" w:rsidRPr="00890333" w:rsidRDefault="00890333" w:rsidP="0085111A">
            <w:pPr>
              <w:spacing w:before="120" w:after="120"/>
              <w:rPr>
                <w:rFonts w:ascii="Calibri" w:hAnsi="Calibri" w:cs="Calibri"/>
                <w:b/>
                <w:bCs/>
                <w:color w:val="156082" w:themeColor="accent1"/>
              </w:rPr>
            </w:pPr>
            <w:r w:rsidRPr="00890333">
              <w:rPr>
                <w:rFonts w:ascii="Calibri" w:hAnsi="Calibri" w:cs="Calibri"/>
                <w:b/>
                <w:bCs/>
                <w:color w:val="156082" w:themeColor="accent1"/>
              </w:rPr>
              <w:t>Acompañamiento legal end-to-end</w:t>
            </w:r>
          </w:p>
        </w:tc>
        <w:tc>
          <w:tcPr>
            <w:tcW w:w="0" w:type="auto"/>
            <w:vAlign w:val="center"/>
            <w:hideMark/>
          </w:tcPr>
          <w:p w14:paraId="20400CBE" w14:textId="77777777" w:rsidR="00890333" w:rsidRPr="00890333" w:rsidRDefault="00890333" w:rsidP="0085111A">
            <w:pPr>
              <w:spacing w:before="120" w:after="120"/>
              <w:rPr>
                <w:rFonts w:ascii="Calibri" w:hAnsi="Calibri" w:cs="Calibri"/>
              </w:rPr>
            </w:pPr>
            <w:r w:rsidRPr="00890333">
              <w:rPr>
                <w:rFonts w:ascii="Calibri" w:hAnsi="Calibri" w:cs="Calibri"/>
              </w:rPr>
              <w:t>“No te quedas solo: contratos, KYC, cierre”</w:t>
            </w:r>
          </w:p>
        </w:tc>
        <w:tc>
          <w:tcPr>
            <w:tcW w:w="0" w:type="auto"/>
            <w:vAlign w:val="center"/>
            <w:hideMark/>
          </w:tcPr>
          <w:p w14:paraId="54359CCE" w14:textId="77777777" w:rsidR="00890333" w:rsidRPr="00890333" w:rsidRDefault="00890333" w:rsidP="0085111A">
            <w:pPr>
              <w:spacing w:before="120" w:after="120"/>
              <w:rPr>
                <w:rFonts w:ascii="Calibri" w:hAnsi="Calibri" w:cs="Calibri"/>
              </w:rPr>
            </w:pPr>
            <w:r w:rsidRPr="00890333">
              <w:rPr>
                <w:rFonts w:ascii="Calibri" w:hAnsi="Calibri" w:cs="Calibri"/>
              </w:rPr>
              <w:t>Ruta legal clara, responsables, SLA</w:t>
            </w:r>
          </w:p>
        </w:tc>
        <w:tc>
          <w:tcPr>
            <w:tcW w:w="0" w:type="auto"/>
            <w:vAlign w:val="center"/>
            <w:hideMark/>
          </w:tcPr>
          <w:p w14:paraId="27CD6520" w14:textId="77777777" w:rsidR="00890333" w:rsidRPr="00890333" w:rsidRDefault="00890333" w:rsidP="0085111A">
            <w:pPr>
              <w:spacing w:before="120" w:after="120"/>
              <w:rPr>
                <w:rFonts w:ascii="Calibri" w:hAnsi="Calibri" w:cs="Calibri"/>
              </w:rPr>
            </w:pPr>
            <w:r w:rsidRPr="00890333">
              <w:rPr>
                <w:rFonts w:ascii="Calibri" w:hAnsi="Calibri" w:cs="Calibri"/>
              </w:rPr>
              <w:t>Objeciones, reservas, postventa</w:t>
            </w:r>
          </w:p>
        </w:tc>
      </w:tr>
    </w:tbl>
    <w:p w14:paraId="3D04A34D" w14:textId="38BACFCE" w:rsidR="00890333" w:rsidRPr="00890333" w:rsidRDefault="00C258C4" w:rsidP="0085111A">
      <w:pPr>
        <w:spacing w:before="120" w:after="120"/>
        <w:rPr>
          <w:rFonts w:ascii="Calibri" w:hAnsi="Calibri" w:cs="Calibri"/>
          <w:b/>
          <w:bCs/>
        </w:rPr>
      </w:pPr>
      <w:r w:rsidRPr="00C258C4">
        <w:rPr>
          <w:rFonts w:ascii="Calibri" w:hAnsi="Calibri" w:cs="Calibri"/>
        </w:rPr>
        <w:t>E</w:t>
      </w:r>
      <w:r w:rsidR="00890333" w:rsidRPr="00890333">
        <w:rPr>
          <w:rFonts w:ascii="Calibri" w:hAnsi="Calibri" w:cs="Calibri"/>
        </w:rPr>
        <w:t>n Bogotá, el “gancho” puede ser dólares/portafolio, pero el cierre lo empujan fiscal + legal + proceso.</w:t>
      </w:r>
    </w:p>
    <w:p w14:paraId="5C1114AD" w14:textId="53B2C236" w:rsidR="00970701" w:rsidRPr="007B11D6" w:rsidRDefault="00970701" w:rsidP="0085111A">
      <w:pPr>
        <w:pStyle w:val="Ttulo1"/>
        <w:spacing w:before="120" w:after="120"/>
        <w:rPr>
          <w:rFonts w:ascii="Calibri" w:hAnsi="Calibri" w:cs="Calibri"/>
          <w:sz w:val="28"/>
          <w:szCs w:val="28"/>
        </w:rPr>
      </w:pPr>
      <w:r w:rsidRPr="007B11D6">
        <w:rPr>
          <w:rFonts w:ascii="Calibri" w:hAnsi="Calibri" w:cs="Calibri"/>
          <w:sz w:val="28"/>
          <w:szCs w:val="28"/>
        </w:rPr>
        <w:t>4) Plan estratégico</w:t>
      </w:r>
    </w:p>
    <w:p w14:paraId="16531F98" w14:textId="3B42BAA1" w:rsidR="00970701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 xml:space="preserve">4.1 Segmentación (3 audiencias </w:t>
      </w:r>
      <w:r w:rsidR="00DB1CB2" w:rsidRPr="006A3F77">
        <w:rPr>
          <w:rFonts w:ascii="Calibri" w:hAnsi="Calibri" w:cs="Calibri"/>
          <w:b/>
          <w:bCs/>
        </w:rPr>
        <w:t>Perfiladas</w:t>
      </w:r>
      <w:r w:rsidRPr="006A3F77">
        <w:rPr>
          <w:rFonts w:ascii="Calibri" w:hAnsi="Calibri" w:cs="Calibri"/>
          <w:b/>
          <w:bCs/>
        </w:rPr>
        <w:t>)</w:t>
      </w:r>
    </w:p>
    <w:p w14:paraId="0DEFCF88" w14:textId="5889B690" w:rsidR="00970701" w:rsidRPr="006A3F77" w:rsidRDefault="00970701" w:rsidP="0085111A">
      <w:pPr>
        <w:numPr>
          <w:ilvl w:val="0"/>
          <w:numId w:val="6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Inversionista patrimonial (35–60</w:t>
      </w:r>
      <w:r w:rsidR="00A3593E">
        <w:rPr>
          <w:rFonts w:ascii="Calibri" w:hAnsi="Calibri" w:cs="Calibri"/>
          <w:b/>
          <w:bCs/>
        </w:rPr>
        <w:t xml:space="preserve"> años</w:t>
      </w:r>
      <w:r w:rsidRPr="006A3F77">
        <w:rPr>
          <w:rFonts w:ascii="Calibri" w:hAnsi="Calibri" w:cs="Calibri"/>
          <w:b/>
          <w:bCs/>
        </w:rPr>
        <w:t>)</w:t>
      </w:r>
    </w:p>
    <w:p w14:paraId="43F9488E" w14:textId="41F03386" w:rsidR="00970701" w:rsidRPr="006A3F77" w:rsidRDefault="00970701" w:rsidP="0085111A">
      <w:pPr>
        <w:numPr>
          <w:ilvl w:val="1"/>
          <w:numId w:val="6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 xml:space="preserve">Quiere </w:t>
      </w:r>
      <w:r w:rsidRPr="00EB1817">
        <w:rPr>
          <w:rFonts w:ascii="Calibri" w:hAnsi="Calibri" w:cs="Calibri"/>
          <w:b/>
          <w:bCs/>
        </w:rPr>
        <w:t>preservar</w:t>
      </w:r>
      <w:r w:rsidRPr="006A3F77">
        <w:rPr>
          <w:rFonts w:ascii="Calibri" w:hAnsi="Calibri" w:cs="Calibri"/>
        </w:rPr>
        <w:t xml:space="preserve"> capital, diversificar, </w:t>
      </w:r>
      <w:r w:rsidR="00D7126F">
        <w:rPr>
          <w:rFonts w:ascii="Calibri" w:hAnsi="Calibri" w:cs="Calibri"/>
        </w:rPr>
        <w:t>reducir riesgos</w:t>
      </w:r>
      <w:r w:rsidRPr="006A3F77">
        <w:rPr>
          <w:rFonts w:ascii="Calibri" w:hAnsi="Calibri" w:cs="Calibri"/>
        </w:rPr>
        <w:t>.</w:t>
      </w:r>
    </w:p>
    <w:p w14:paraId="4D61599C" w14:textId="335302D6" w:rsidR="00970701" w:rsidRPr="006A3F77" w:rsidRDefault="00970701" w:rsidP="0085111A">
      <w:pPr>
        <w:numPr>
          <w:ilvl w:val="0"/>
          <w:numId w:val="6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lastRenderedPageBreak/>
        <w:t>Ejecutivo/familia movilidad (30–50</w:t>
      </w:r>
      <w:r w:rsidR="00A3593E">
        <w:rPr>
          <w:rFonts w:ascii="Calibri" w:hAnsi="Calibri" w:cs="Calibri"/>
          <w:b/>
          <w:bCs/>
        </w:rPr>
        <w:t xml:space="preserve"> años</w:t>
      </w:r>
      <w:r w:rsidRPr="006A3F77">
        <w:rPr>
          <w:rFonts w:ascii="Calibri" w:hAnsi="Calibri" w:cs="Calibri"/>
          <w:b/>
          <w:bCs/>
        </w:rPr>
        <w:t>)</w:t>
      </w:r>
    </w:p>
    <w:p w14:paraId="2AB79056" w14:textId="77777777" w:rsidR="00970701" w:rsidRPr="006A3F77" w:rsidRDefault="00970701" w:rsidP="0085111A">
      <w:pPr>
        <w:numPr>
          <w:ilvl w:val="1"/>
          <w:numId w:val="6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 xml:space="preserve">Compra por </w:t>
      </w:r>
      <w:r w:rsidRPr="00EB1817">
        <w:rPr>
          <w:rFonts w:ascii="Calibri" w:hAnsi="Calibri" w:cs="Calibri"/>
          <w:b/>
          <w:bCs/>
        </w:rPr>
        <w:t>uso</w:t>
      </w:r>
      <w:r w:rsidRPr="006A3F77">
        <w:rPr>
          <w:rFonts w:ascii="Calibri" w:hAnsi="Calibri" w:cs="Calibri"/>
        </w:rPr>
        <w:t xml:space="preserve"> futuro + alternativa de </w:t>
      </w:r>
      <w:r w:rsidRPr="00EB1817">
        <w:rPr>
          <w:rFonts w:ascii="Calibri" w:hAnsi="Calibri" w:cs="Calibri"/>
          <w:b/>
          <w:bCs/>
        </w:rPr>
        <w:t>renta</w:t>
      </w:r>
      <w:r w:rsidRPr="006A3F77">
        <w:rPr>
          <w:rFonts w:ascii="Calibri" w:hAnsi="Calibri" w:cs="Calibri"/>
        </w:rPr>
        <w:t>.</w:t>
      </w:r>
    </w:p>
    <w:p w14:paraId="5F2904D6" w14:textId="6BE80E22" w:rsidR="00970701" w:rsidRPr="006A3F77" w:rsidRDefault="00970701" w:rsidP="0085111A">
      <w:pPr>
        <w:numPr>
          <w:ilvl w:val="0"/>
          <w:numId w:val="6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Renta turística / segunda vivienda (30–55</w:t>
      </w:r>
      <w:r w:rsidR="00A3593E">
        <w:rPr>
          <w:rFonts w:ascii="Calibri" w:hAnsi="Calibri" w:cs="Calibri"/>
          <w:b/>
          <w:bCs/>
        </w:rPr>
        <w:t xml:space="preserve"> años</w:t>
      </w:r>
      <w:r w:rsidRPr="006A3F77">
        <w:rPr>
          <w:rFonts w:ascii="Calibri" w:hAnsi="Calibri" w:cs="Calibri"/>
          <w:b/>
          <w:bCs/>
        </w:rPr>
        <w:t>)</w:t>
      </w:r>
    </w:p>
    <w:p w14:paraId="43AB7E87" w14:textId="77777777" w:rsidR="00970701" w:rsidRPr="006A3F77" w:rsidRDefault="00970701" w:rsidP="0085111A">
      <w:pPr>
        <w:numPr>
          <w:ilvl w:val="1"/>
          <w:numId w:val="6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 xml:space="preserve">Compra playa por </w:t>
      </w:r>
      <w:r w:rsidRPr="00EB1817">
        <w:rPr>
          <w:rFonts w:ascii="Calibri" w:hAnsi="Calibri" w:cs="Calibri"/>
          <w:b/>
          <w:bCs/>
        </w:rPr>
        <w:t>estilo de vida</w:t>
      </w:r>
      <w:r w:rsidRPr="006A3F77">
        <w:rPr>
          <w:rFonts w:ascii="Calibri" w:hAnsi="Calibri" w:cs="Calibri"/>
        </w:rPr>
        <w:t xml:space="preserve"> y arriendo en temporadas.</w:t>
      </w:r>
    </w:p>
    <w:p w14:paraId="2521D364" w14:textId="5680837C" w:rsidR="00970701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4.2 Posicionamiento (</w:t>
      </w:r>
      <w:r w:rsidRPr="006A3F77">
        <w:rPr>
          <w:rFonts w:ascii="Calibri" w:hAnsi="Calibri" w:cs="Calibri"/>
        </w:rPr>
        <w:t>3 ángulos</w:t>
      </w:r>
      <w:r w:rsidR="00DB1CB2" w:rsidRPr="006A3F77">
        <w:rPr>
          <w:rFonts w:ascii="Calibri" w:hAnsi="Calibri" w:cs="Calibri"/>
        </w:rPr>
        <w:t xml:space="preserve"> diferentes</w:t>
      </w:r>
      <w:r w:rsidRPr="006A3F77">
        <w:rPr>
          <w:rFonts w:ascii="Calibri" w:hAnsi="Calibri" w:cs="Calibri"/>
          <w:b/>
          <w:bCs/>
        </w:rPr>
        <w:t>)</w:t>
      </w:r>
    </w:p>
    <w:p w14:paraId="1DB76EB5" w14:textId="0396C769" w:rsidR="00970701" w:rsidRPr="006A3F77" w:rsidRDefault="00EB1817" w:rsidP="0085111A">
      <w:pPr>
        <w:numPr>
          <w:ilvl w:val="0"/>
          <w:numId w:val="7"/>
        </w:numPr>
        <w:spacing w:before="120" w:after="12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Segmento</w:t>
      </w:r>
      <w:r w:rsidR="00970701" w:rsidRPr="006A3F77">
        <w:rPr>
          <w:rFonts w:ascii="Calibri" w:hAnsi="Calibri" w:cs="Calibri"/>
          <w:b/>
          <w:bCs/>
        </w:rPr>
        <w:t xml:space="preserve"> 1: “Portafolio en Panamá con respaldo, sin improvisar”</w:t>
      </w:r>
      <w:r w:rsidR="00970701" w:rsidRPr="006A3F77">
        <w:rPr>
          <w:rFonts w:ascii="Calibri" w:hAnsi="Calibri" w:cs="Calibri"/>
        </w:rPr>
        <w:br/>
        <w:t xml:space="preserve">Enfatiza proceso, equipo, experiencia, hitos GLP. </w:t>
      </w:r>
    </w:p>
    <w:p w14:paraId="211EE541" w14:textId="320FE617" w:rsidR="00970701" w:rsidRPr="006A3F77" w:rsidRDefault="00EB1817" w:rsidP="0085111A">
      <w:pPr>
        <w:numPr>
          <w:ilvl w:val="0"/>
          <w:numId w:val="7"/>
        </w:numPr>
        <w:spacing w:before="120" w:after="12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Segmento</w:t>
      </w:r>
      <w:r w:rsidR="00970701" w:rsidRPr="006A3F77">
        <w:rPr>
          <w:rFonts w:ascii="Calibri" w:hAnsi="Calibri" w:cs="Calibri"/>
          <w:b/>
          <w:bCs/>
        </w:rPr>
        <w:t xml:space="preserve"> 2: “Ciudad y playa en un solo portafolio”</w:t>
      </w:r>
      <w:r w:rsidR="00970701" w:rsidRPr="006A3F77">
        <w:rPr>
          <w:rFonts w:ascii="Calibri" w:hAnsi="Calibri" w:cs="Calibri"/>
        </w:rPr>
        <w:br/>
        <w:t xml:space="preserve">Le hablas al que quiere balancear: Armonía/Panamá Viejo + Playa Dorada/Caracol. </w:t>
      </w:r>
    </w:p>
    <w:p w14:paraId="394DBDBD" w14:textId="7F18663B" w:rsidR="00970701" w:rsidRPr="006A3F77" w:rsidRDefault="00EB1817" w:rsidP="0085111A">
      <w:pPr>
        <w:numPr>
          <w:ilvl w:val="0"/>
          <w:numId w:val="7"/>
        </w:numPr>
        <w:spacing w:before="120" w:after="12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Segmento 3</w:t>
      </w:r>
      <w:r w:rsidR="00970701" w:rsidRPr="006A3F77">
        <w:rPr>
          <w:rFonts w:ascii="Calibri" w:hAnsi="Calibri" w:cs="Calibri"/>
          <w:b/>
          <w:bCs/>
        </w:rPr>
        <w:t>: “Activos icónicos (ultra-lujo) como pieza de colección”</w:t>
      </w:r>
      <w:r w:rsidR="00970701" w:rsidRPr="006A3F77">
        <w:rPr>
          <w:rFonts w:ascii="Calibri" w:hAnsi="Calibri" w:cs="Calibri"/>
        </w:rPr>
        <w:br/>
        <w:t xml:space="preserve">Ocean Reef como imán de marca (no para volumen). </w:t>
      </w:r>
    </w:p>
    <w:p w14:paraId="344B1A46" w14:textId="77777777" w:rsidR="00EB1817" w:rsidRDefault="005A69E7" w:rsidP="0085111A">
      <w:p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Se puede usar</w:t>
      </w:r>
      <w:r w:rsidR="00EB1817">
        <w:rPr>
          <w:rFonts w:ascii="Calibri" w:hAnsi="Calibri" w:cs="Calibri"/>
        </w:rPr>
        <w:t>:</w:t>
      </w:r>
    </w:p>
    <w:p w14:paraId="78A1B886" w14:textId="77777777" w:rsidR="00EB1817" w:rsidRPr="00EB1817" w:rsidRDefault="00EB1817" w:rsidP="00EB1817">
      <w:pPr>
        <w:pStyle w:val="Prrafodelista"/>
        <w:numPr>
          <w:ilvl w:val="0"/>
          <w:numId w:val="47"/>
        </w:numPr>
        <w:spacing w:before="120" w:after="120"/>
        <w:rPr>
          <w:rFonts w:ascii="Calibri" w:hAnsi="Calibri" w:cs="Calibri"/>
        </w:rPr>
      </w:pPr>
      <w:r w:rsidRPr="00EB1817">
        <w:rPr>
          <w:rFonts w:ascii="Calibri" w:hAnsi="Calibri" w:cs="Calibri"/>
          <w:b/>
          <w:bCs/>
        </w:rPr>
        <w:t>Segmento</w:t>
      </w:r>
      <w:r w:rsidR="00970701" w:rsidRPr="00EB1817">
        <w:rPr>
          <w:rFonts w:ascii="Calibri" w:hAnsi="Calibri" w:cs="Calibri"/>
          <w:b/>
          <w:bCs/>
        </w:rPr>
        <w:t xml:space="preserve"> 1 </w:t>
      </w:r>
      <w:r w:rsidR="00970701" w:rsidRPr="00EB1817">
        <w:rPr>
          <w:rFonts w:ascii="Calibri" w:hAnsi="Calibri" w:cs="Calibri"/>
        </w:rPr>
        <w:t xml:space="preserve">como base, </w:t>
      </w:r>
    </w:p>
    <w:p w14:paraId="4375266B" w14:textId="77777777" w:rsidR="00EB1817" w:rsidRPr="00EB1817" w:rsidRDefault="00EB1817" w:rsidP="00EB1817">
      <w:pPr>
        <w:pStyle w:val="Prrafodelista"/>
        <w:numPr>
          <w:ilvl w:val="0"/>
          <w:numId w:val="47"/>
        </w:numPr>
        <w:spacing w:before="120" w:after="120"/>
        <w:rPr>
          <w:rFonts w:ascii="Calibri" w:hAnsi="Calibri" w:cs="Calibri"/>
        </w:rPr>
      </w:pPr>
      <w:r w:rsidRPr="00EB1817">
        <w:rPr>
          <w:rFonts w:ascii="Calibri" w:hAnsi="Calibri" w:cs="Calibri"/>
          <w:b/>
          <w:bCs/>
        </w:rPr>
        <w:t>Segmento</w:t>
      </w:r>
      <w:r w:rsidR="00970701" w:rsidRPr="00EB1817">
        <w:rPr>
          <w:rFonts w:ascii="Calibri" w:hAnsi="Calibri" w:cs="Calibri"/>
          <w:b/>
          <w:bCs/>
        </w:rPr>
        <w:t xml:space="preserve"> 2</w:t>
      </w:r>
      <w:r w:rsidR="00970701" w:rsidRPr="00EB1817">
        <w:rPr>
          <w:rFonts w:ascii="Calibri" w:hAnsi="Calibri" w:cs="Calibri"/>
        </w:rPr>
        <w:t xml:space="preserve"> para volumen. </w:t>
      </w:r>
    </w:p>
    <w:p w14:paraId="7674CE4E" w14:textId="6F30F007" w:rsidR="00970701" w:rsidRPr="00EB1817" w:rsidRDefault="00EB1817" w:rsidP="00EB1817">
      <w:pPr>
        <w:pStyle w:val="Prrafodelista"/>
        <w:numPr>
          <w:ilvl w:val="0"/>
          <w:numId w:val="47"/>
        </w:numPr>
        <w:spacing w:before="120" w:after="120"/>
        <w:rPr>
          <w:rFonts w:ascii="Calibri" w:hAnsi="Calibri" w:cs="Calibri"/>
        </w:rPr>
      </w:pPr>
      <w:r w:rsidRPr="00EB1817">
        <w:rPr>
          <w:rFonts w:ascii="Calibri" w:hAnsi="Calibri" w:cs="Calibri"/>
          <w:b/>
          <w:bCs/>
        </w:rPr>
        <w:t>Segmento</w:t>
      </w:r>
      <w:r w:rsidR="00970701" w:rsidRPr="00EB1817">
        <w:rPr>
          <w:rFonts w:ascii="Calibri" w:hAnsi="Calibri" w:cs="Calibri"/>
          <w:b/>
          <w:bCs/>
        </w:rPr>
        <w:t xml:space="preserve"> 3</w:t>
      </w:r>
      <w:r w:rsidR="00970701" w:rsidRPr="00EB1817">
        <w:rPr>
          <w:rFonts w:ascii="Calibri" w:hAnsi="Calibri" w:cs="Calibri"/>
        </w:rPr>
        <w:t xml:space="preserve"> como “halo” (prestigio y PR), no </w:t>
      </w:r>
      <w:r w:rsidR="005A69E7" w:rsidRPr="00EB1817">
        <w:rPr>
          <w:rFonts w:ascii="Calibri" w:hAnsi="Calibri" w:cs="Calibri"/>
        </w:rPr>
        <w:t xml:space="preserve">es un producto </w:t>
      </w:r>
      <w:r w:rsidR="00970701" w:rsidRPr="00EB1817">
        <w:rPr>
          <w:rFonts w:ascii="Calibri" w:hAnsi="Calibri" w:cs="Calibri"/>
        </w:rPr>
        <w:t>masivo.</w:t>
      </w:r>
    </w:p>
    <w:p w14:paraId="20DA3EC4" w14:textId="77777777" w:rsidR="001B4982" w:rsidRPr="006A3F77" w:rsidRDefault="001B4982" w:rsidP="0085111A">
      <w:pPr>
        <w:spacing w:before="120" w:after="120"/>
        <w:rPr>
          <w:rFonts w:ascii="Calibri" w:hAnsi="Calibri" w:cs="Calibri"/>
        </w:rPr>
      </w:pPr>
    </w:p>
    <w:p w14:paraId="7A1B6D95" w14:textId="77777777" w:rsidR="00970701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4.3 Estrategia de portafolio (para Bogotá)</w:t>
      </w:r>
    </w:p>
    <w:p w14:paraId="0947F906" w14:textId="76BE6CAA" w:rsidR="00970701" w:rsidRPr="006A3F77" w:rsidRDefault="009E15F1" w:rsidP="0085111A">
      <w:pPr>
        <w:numPr>
          <w:ilvl w:val="0"/>
          <w:numId w:val="8"/>
        </w:numPr>
        <w:spacing w:before="120" w:after="120"/>
        <w:rPr>
          <w:rFonts w:ascii="Calibri" w:hAnsi="Calibri" w:cs="Calibri"/>
        </w:rPr>
      </w:pPr>
      <w:r w:rsidRPr="00EB1817">
        <w:rPr>
          <w:rFonts w:ascii="Calibri" w:hAnsi="Calibri" w:cs="Calibri"/>
          <w:b/>
          <w:bCs/>
        </w:rPr>
        <w:t xml:space="preserve">Segmento </w:t>
      </w:r>
      <w:r>
        <w:rPr>
          <w:rFonts w:ascii="Calibri" w:hAnsi="Calibri" w:cs="Calibri"/>
          <w:b/>
          <w:bCs/>
        </w:rPr>
        <w:t xml:space="preserve">1: </w:t>
      </w:r>
      <w:r w:rsidR="00970701" w:rsidRPr="006A3F77">
        <w:rPr>
          <w:rFonts w:ascii="Calibri" w:hAnsi="Calibri" w:cs="Calibri"/>
          <w:b/>
          <w:bCs/>
        </w:rPr>
        <w:t>Punta de lanza (volumen / entrada):</w:t>
      </w:r>
      <w:r w:rsidR="00970701" w:rsidRPr="006A3F77">
        <w:rPr>
          <w:rFonts w:ascii="Calibri" w:hAnsi="Calibri" w:cs="Calibri"/>
        </w:rPr>
        <w:t xml:space="preserve"> Panamá Viejo Residences + Armonía. </w:t>
      </w:r>
    </w:p>
    <w:p w14:paraId="29291374" w14:textId="75A79AAA" w:rsidR="00970701" w:rsidRPr="006A3F77" w:rsidRDefault="009E15F1" w:rsidP="0085111A">
      <w:pPr>
        <w:numPr>
          <w:ilvl w:val="0"/>
          <w:numId w:val="8"/>
        </w:numPr>
        <w:spacing w:before="120" w:after="120"/>
        <w:rPr>
          <w:rFonts w:ascii="Calibri" w:hAnsi="Calibri" w:cs="Calibri"/>
        </w:rPr>
      </w:pPr>
      <w:r w:rsidRPr="00EB1817">
        <w:rPr>
          <w:rFonts w:ascii="Calibri" w:hAnsi="Calibri" w:cs="Calibri"/>
          <w:b/>
          <w:bCs/>
        </w:rPr>
        <w:t xml:space="preserve">Segmento </w:t>
      </w:r>
      <w:r>
        <w:rPr>
          <w:rFonts w:ascii="Calibri" w:hAnsi="Calibri" w:cs="Calibri"/>
          <w:b/>
          <w:bCs/>
        </w:rPr>
        <w:t xml:space="preserve">2: </w:t>
      </w:r>
      <w:r w:rsidR="00970701" w:rsidRPr="006A3F77">
        <w:rPr>
          <w:rFonts w:ascii="Calibri" w:hAnsi="Calibri" w:cs="Calibri"/>
          <w:b/>
          <w:bCs/>
        </w:rPr>
        <w:t>Upsell natural (playa, segunda vivienda):</w:t>
      </w:r>
      <w:r w:rsidR="00970701" w:rsidRPr="006A3F77">
        <w:rPr>
          <w:rFonts w:ascii="Calibri" w:hAnsi="Calibri" w:cs="Calibri"/>
        </w:rPr>
        <w:t xml:space="preserve"> Playa Dorada + Playa Caracol. </w:t>
      </w:r>
    </w:p>
    <w:p w14:paraId="27DC0C6E" w14:textId="584D14E8" w:rsidR="00970701" w:rsidRPr="006A3F77" w:rsidRDefault="009E15F1" w:rsidP="0085111A">
      <w:pPr>
        <w:numPr>
          <w:ilvl w:val="0"/>
          <w:numId w:val="8"/>
        </w:numPr>
        <w:spacing w:before="120" w:after="120"/>
        <w:rPr>
          <w:rFonts w:ascii="Calibri" w:hAnsi="Calibri" w:cs="Calibri"/>
        </w:rPr>
      </w:pPr>
      <w:r w:rsidRPr="00EB1817">
        <w:rPr>
          <w:rFonts w:ascii="Calibri" w:hAnsi="Calibri" w:cs="Calibri"/>
          <w:b/>
          <w:bCs/>
        </w:rPr>
        <w:t xml:space="preserve">Segmento </w:t>
      </w:r>
      <w:r>
        <w:rPr>
          <w:rFonts w:ascii="Calibri" w:hAnsi="Calibri" w:cs="Calibri"/>
          <w:b/>
          <w:bCs/>
        </w:rPr>
        <w:t xml:space="preserve">3: </w:t>
      </w:r>
      <w:r w:rsidR="00970701" w:rsidRPr="006A3F77">
        <w:rPr>
          <w:rFonts w:ascii="Calibri" w:hAnsi="Calibri" w:cs="Calibri"/>
          <w:b/>
          <w:bCs/>
        </w:rPr>
        <w:t>Producto vitrina (marca):</w:t>
      </w:r>
      <w:r w:rsidR="00970701" w:rsidRPr="006A3F77">
        <w:rPr>
          <w:rFonts w:ascii="Calibri" w:hAnsi="Calibri" w:cs="Calibri"/>
        </w:rPr>
        <w:t xml:space="preserve"> Ocean Reef Park (selectivo). </w:t>
      </w:r>
    </w:p>
    <w:p w14:paraId="7EF9D1DB" w14:textId="77777777" w:rsidR="00970701" w:rsidRPr="007B11D6" w:rsidRDefault="00970701" w:rsidP="0085111A">
      <w:pPr>
        <w:pStyle w:val="Ttulo1"/>
        <w:spacing w:before="120" w:after="120"/>
        <w:rPr>
          <w:rFonts w:ascii="Calibri" w:hAnsi="Calibri" w:cs="Calibri"/>
          <w:sz w:val="28"/>
          <w:szCs w:val="28"/>
        </w:rPr>
      </w:pPr>
      <w:r w:rsidRPr="007B11D6">
        <w:rPr>
          <w:rFonts w:ascii="Calibri" w:hAnsi="Calibri" w:cs="Calibri"/>
          <w:sz w:val="28"/>
          <w:szCs w:val="28"/>
        </w:rPr>
        <w:t>5) Roadmap por meses (12 meses) con hitos, KPI y “</w:t>
      </w:r>
      <w:r w:rsidRPr="00180071">
        <w:rPr>
          <w:rFonts w:ascii="Calibri" w:hAnsi="Calibri" w:cs="Calibri"/>
          <w:b/>
          <w:bCs/>
          <w:i/>
          <w:iCs/>
          <w:sz w:val="28"/>
          <w:szCs w:val="28"/>
          <w:rPrChange w:id="7" w:author="Armando Hortua" w:date="2026-01-30T09:29:00Z" w16du:dateUtc="2026-01-30T14:29:00Z">
            <w:rPr>
              <w:rFonts w:ascii="Calibri" w:hAnsi="Calibri" w:cs="Calibri"/>
              <w:sz w:val="28"/>
              <w:szCs w:val="28"/>
            </w:rPr>
          </w:rPrChange>
        </w:rPr>
        <w:t>cómo se puede dañar</w:t>
      </w:r>
      <w:r w:rsidRPr="007B11D6">
        <w:rPr>
          <w:rFonts w:ascii="Calibri" w:hAnsi="Calibri" w:cs="Calibri"/>
          <w:sz w:val="28"/>
          <w:szCs w:val="28"/>
        </w:rPr>
        <w:t>”</w:t>
      </w:r>
    </w:p>
    <w:p w14:paraId="50F4B578" w14:textId="65BD7710" w:rsidR="00970701" w:rsidRPr="006A3F77" w:rsidRDefault="00970701" w:rsidP="0085111A">
      <w:p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 xml:space="preserve">Supuesto: arrancamos </w:t>
      </w:r>
      <w:r w:rsidR="001B4982" w:rsidRPr="006A3F77">
        <w:rPr>
          <w:rFonts w:ascii="Calibri" w:hAnsi="Calibri" w:cs="Calibri"/>
          <w:b/>
          <w:bCs/>
        </w:rPr>
        <w:t>febrero</w:t>
      </w:r>
      <w:r w:rsidRPr="006A3F77">
        <w:rPr>
          <w:rFonts w:ascii="Calibri" w:hAnsi="Calibri" w:cs="Calibri"/>
          <w:b/>
          <w:bCs/>
        </w:rPr>
        <w:t xml:space="preserve"> 2026</w:t>
      </w:r>
      <w:r w:rsidRPr="006A3F77">
        <w:rPr>
          <w:rFonts w:ascii="Calibri" w:hAnsi="Calibri" w:cs="Calibri"/>
        </w:rPr>
        <w:t>. Ajustable.</w:t>
      </w:r>
    </w:p>
    <w:p w14:paraId="56E2A09F" w14:textId="77777777" w:rsidR="00970701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Mes 1 (Feb): Diagnóstico operativo + set-up comercial</w:t>
      </w:r>
    </w:p>
    <w:p w14:paraId="4F38E068" w14:textId="77777777" w:rsidR="00970701" w:rsidRDefault="00970701" w:rsidP="0085111A">
      <w:pPr>
        <w:spacing w:before="120" w:after="120"/>
        <w:rPr>
          <w:ins w:id="8" w:author="Armando Hortua" w:date="2026-01-30T09:36:00Z" w16du:dateUtc="2026-01-30T14:36:00Z"/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Objetivo:</w:t>
      </w:r>
      <w:r w:rsidRPr="006A3F77">
        <w:rPr>
          <w:rFonts w:ascii="Calibri" w:hAnsi="Calibri" w:cs="Calibri"/>
        </w:rPr>
        <w:t xml:space="preserve"> dejar lista la máquina (mensaje, oferta, legal, CRM, medición).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Resultados esperados:</w:t>
      </w:r>
    </w:p>
    <w:p w14:paraId="05A091D6" w14:textId="77777777" w:rsidR="005252A7" w:rsidRDefault="005252A7" w:rsidP="0085111A">
      <w:pPr>
        <w:spacing w:before="120" w:after="120"/>
        <w:rPr>
          <w:ins w:id="9" w:author="Armando Hortua" w:date="2026-01-30T09:36:00Z" w16du:dateUtc="2026-01-30T14:36:00Z"/>
          <w:rFonts w:ascii="Calibri" w:hAnsi="Calibri" w:cs="Calibri"/>
          <w:b/>
          <w:bCs/>
        </w:rPr>
      </w:pPr>
    </w:p>
    <w:p w14:paraId="45D23336" w14:textId="77777777" w:rsidR="005252A7" w:rsidRPr="006A3F77" w:rsidRDefault="005252A7" w:rsidP="0085111A">
      <w:pPr>
        <w:spacing w:before="120" w:after="120"/>
        <w:rPr>
          <w:rFonts w:ascii="Calibri" w:hAnsi="Calibri" w:cs="Calibri"/>
        </w:rPr>
      </w:pPr>
    </w:p>
    <w:p w14:paraId="6766AD86" w14:textId="51A346C1" w:rsidR="00B533E3" w:rsidRPr="00DA5AB3" w:rsidRDefault="00B533E3" w:rsidP="0085111A">
      <w:pPr>
        <w:numPr>
          <w:ilvl w:val="0"/>
          <w:numId w:val="9"/>
        </w:numPr>
        <w:spacing w:before="120" w:after="120"/>
        <w:rPr>
          <w:rFonts w:ascii="Calibri" w:hAnsi="Calibri" w:cs="Calibri"/>
          <w:i/>
          <w:iCs/>
          <w:color w:val="156082" w:themeColor="accent1"/>
          <w:rPrChange w:id="10" w:author="Armando Hortua" w:date="2026-01-23T17:59:00Z" w16du:dateUtc="2026-01-23T22:59:00Z">
            <w:rPr>
              <w:rFonts w:ascii="Calibri" w:hAnsi="Calibri" w:cs="Calibri"/>
            </w:rPr>
          </w:rPrChange>
        </w:rPr>
      </w:pPr>
      <w:r w:rsidRPr="00DA5AB3">
        <w:rPr>
          <w:rFonts w:ascii="Calibri" w:hAnsi="Calibri" w:cs="Calibri"/>
          <w:b/>
          <w:bCs/>
          <w:i/>
          <w:iCs/>
          <w:color w:val="156082" w:themeColor="accent1"/>
          <w:rPrChange w:id="11" w:author="Armando Hortua" w:date="2026-01-23T17:59:00Z" w16du:dateUtc="2026-01-23T22:59:00Z">
            <w:rPr>
              <w:rFonts w:ascii="Calibri" w:hAnsi="Calibri" w:cs="Calibri"/>
              <w:b/>
              <w:bCs/>
            </w:rPr>
          </w:rPrChange>
        </w:rPr>
        <w:t>Guía “</w:t>
      </w:r>
      <w:r w:rsidR="00AC5B90" w:rsidRPr="00DA5AB3">
        <w:rPr>
          <w:rFonts w:ascii="Calibri" w:hAnsi="Calibri" w:cs="Calibri"/>
          <w:b/>
          <w:bCs/>
          <w:i/>
          <w:iCs/>
          <w:color w:val="156082" w:themeColor="accent1"/>
          <w:rPrChange w:id="12" w:author="Armando Hortua" w:date="2026-01-23T17:59:00Z" w16du:dateUtc="2026-01-23T22:59:00Z">
            <w:rPr>
              <w:rFonts w:ascii="Calibri" w:hAnsi="Calibri" w:cs="Calibri"/>
              <w:b/>
              <w:bCs/>
            </w:rPr>
          </w:rPrChange>
        </w:rPr>
        <w:t xml:space="preserve">Invierte </w:t>
      </w:r>
      <w:r w:rsidRPr="00DA5AB3">
        <w:rPr>
          <w:rFonts w:ascii="Calibri" w:hAnsi="Calibri" w:cs="Calibri"/>
          <w:b/>
          <w:bCs/>
          <w:i/>
          <w:iCs/>
          <w:color w:val="156082" w:themeColor="accent1"/>
          <w:rPrChange w:id="13" w:author="Armando Hortua" w:date="2026-01-23T17:59:00Z" w16du:dateUtc="2026-01-23T22:59:00Z">
            <w:rPr>
              <w:rFonts w:ascii="Calibri" w:hAnsi="Calibri" w:cs="Calibri"/>
              <w:b/>
              <w:bCs/>
            </w:rPr>
          </w:rPrChange>
        </w:rPr>
        <w:t xml:space="preserve">en Panamá </w:t>
      </w:r>
      <w:r w:rsidR="00AC5B90" w:rsidRPr="00DA5AB3">
        <w:rPr>
          <w:rFonts w:ascii="Calibri" w:hAnsi="Calibri" w:cs="Calibri"/>
          <w:b/>
          <w:bCs/>
          <w:i/>
          <w:iCs/>
          <w:color w:val="156082" w:themeColor="accent1"/>
          <w:rPrChange w:id="14" w:author="Armando Hortua" w:date="2026-01-23T17:59:00Z" w16du:dateUtc="2026-01-23T22:59:00Z">
            <w:rPr>
              <w:rFonts w:ascii="Calibri" w:hAnsi="Calibri" w:cs="Calibri"/>
              <w:b/>
              <w:bCs/>
            </w:rPr>
          </w:rPrChange>
        </w:rPr>
        <w:t>con tranquilidad</w:t>
      </w:r>
      <w:r w:rsidRPr="00DA5AB3">
        <w:rPr>
          <w:rFonts w:ascii="Calibri" w:hAnsi="Calibri" w:cs="Calibri"/>
          <w:b/>
          <w:bCs/>
          <w:i/>
          <w:iCs/>
          <w:color w:val="156082" w:themeColor="accent1"/>
          <w:rPrChange w:id="15" w:author="Armando Hortua" w:date="2026-01-23T17:59:00Z" w16du:dateUtc="2026-01-23T22:59:00Z">
            <w:rPr>
              <w:rFonts w:ascii="Calibri" w:hAnsi="Calibri" w:cs="Calibri"/>
              <w:b/>
              <w:bCs/>
            </w:rPr>
          </w:rPrChange>
        </w:rPr>
        <w:t>” (versión Bogotá):</w:t>
      </w:r>
      <w:r w:rsidRPr="00DA5AB3">
        <w:rPr>
          <w:rFonts w:ascii="Calibri" w:hAnsi="Calibri" w:cs="Calibri"/>
          <w:i/>
          <w:iCs/>
          <w:color w:val="156082" w:themeColor="accent1"/>
          <w:rPrChange w:id="16" w:author="Armando Hortua" w:date="2026-01-23T17:59:00Z" w16du:dateUtc="2026-01-23T22:59:00Z">
            <w:rPr>
              <w:rFonts w:ascii="Calibri" w:hAnsi="Calibri" w:cs="Calibri"/>
            </w:rPr>
          </w:rPrChange>
        </w:rPr>
        <w:br/>
        <w:t>pasos, tiempos, documentos, pagos, responsables y preguntas frecuentes.</w:t>
      </w:r>
    </w:p>
    <w:p w14:paraId="5405DE28" w14:textId="6404976E" w:rsidR="00970701" w:rsidRPr="00BE5238" w:rsidRDefault="00970701" w:rsidP="0085111A">
      <w:pPr>
        <w:numPr>
          <w:ilvl w:val="0"/>
          <w:numId w:val="9"/>
        </w:numPr>
        <w:spacing w:before="120" w:after="120"/>
        <w:rPr>
          <w:rFonts w:ascii="Calibri" w:hAnsi="Calibri" w:cs="Calibri"/>
          <w:i/>
          <w:iCs/>
          <w:color w:val="156082" w:themeColor="accent1"/>
          <w:rPrChange w:id="17" w:author="Armando Hortua" w:date="2026-01-23T18:00:00Z" w16du:dateUtc="2026-01-23T23:00:00Z">
            <w:rPr>
              <w:rFonts w:ascii="Calibri" w:hAnsi="Calibri" w:cs="Calibri"/>
            </w:rPr>
          </w:rPrChange>
        </w:rPr>
      </w:pPr>
      <w:r w:rsidRPr="00BE5238">
        <w:rPr>
          <w:rFonts w:ascii="Calibri" w:hAnsi="Calibri" w:cs="Calibri"/>
          <w:b/>
          <w:bCs/>
          <w:i/>
          <w:iCs/>
          <w:color w:val="156082" w:themeColor="accent1"/>
          <w:rPrChange w:id="18" w:author="Armando Hortua" w:date="2026-01-23T18:00:00Z" w16du:dateUtc="2026-01-23T23:00:00Z">
            <w:rPr>
              <w:rFonts w:ascii="Calibri" w:hAnsi="Calibri" w:cs="Calibri"/>
              <w:b/>
              <w:bCs/>
            </w:rPr>
          </w:rPrChange>
        </w:rPr>
        <w:t>Mensajería unificada por proyecto</w:t>
      </w:r>
      <w:r w:rsidRPr="00BE5238">
        <w:rPr>
          <w:rFonts w:ascii="Calibri" w:hAnsi="Calibri" w:cs="Calibri"/>
          <w:i/>
          <w:iCs/>
          <w:color w:val="156082" w:themeColor="accent1"/>
          <w:rPrChange w:id="19" w:author="Armando Hortua" w:date="2026-01-23T18:00:00Z" w16du:dateUtc="2026-01-23T23:00:00Z">
            <w:rPr>
              <w:rFonts w:ascii="Calibri" w:hAnsi="Calibri" w:cs="Calibri"/>
            </w:rPr>
          </w:rPrChange>
        </w:rPr>
        <w:t xml:space="preserve"> (1-pager + guion de objeciones).</w:t>
      </w:r>
    </w:p>
    <w:p w14:paraId="00287F59" w14:textId="62D5B6C0" w:rsidR="00970701" w:rsidRDefault="00970701" w:rsidP="0085111A">
      <w:pPr>
        <w:numPr>
          <w:ilvl w:val="0"/>
          <w:numId w:val="9"/>
        </w:numPr>
        <w:spacing w:before="120" w:after="120"/>
        <w:rPr>
          <w:rFonts w:ascii="Calibri" w:hAnsi="Calibri" w:cs="Calibri"/>
        </w:rPr>
      </w:pPr>
      <w:r w:rsidRPr="00203571">
        <w:rPr>
          <w:rFonts w:ascii="Calibri" w:hAnsi="Calibri" w:cs="Calibri"/>
          <w:b/>
          <w:bCs/>
          <w:i/>
          <w:iCs/>
          <w:color w:val="156082" w:themeColor="accent1"/>
          <w:rPrChange w:id="20" w:author="Armando Hortua" w:date="2026-01-23T18:02:00Z" w16du:dateUtc="2026-01-23T23:02:00Z">
            <w:rPr>
              <w:rFonts w:ascii="Calibri" w:hAnsi="Calibri" w:cs="Calibri"/>
              <w:b/>
              <w:bCs/>
            </w:rPr>
          </w:rPrChange>
        </w:rPr>
        <w:t>CRM</w:t>
      </w:r>
      <w:r w:rsidRPr="00203571">
        <w:rPr>
          <w:rFonts w:ascii="Calibri" w:hAnsi="Calibri" w:cs="Calibri"/>
          <w:i/>
          <w:iCs/>
          <w:color w:val="156082" w:themeColor="accent1"/>
          <w:rPrChange w:id="21" w:author="Armando Hortua" w:date="2026-01-23T18:02:00Z" w16du:dateUtc="2026-01-23T23:02:00Z">
            <w:rPr>
              <w:rFonts w:ascii="Calibri" w:hAnsi="Calibri" w:cs="Calibri"/>
            </w:rPr>
          </w:rPrChange>
        </w:rPr>
        <w:t xml:space="preserve"> funcionando con etapas y SLA.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KPIs:</w:t>
      </w:r>
      <w:r w:rsidRPr="006A3F77">
        <w:rPr>
          <w:rFonts w:ascii="Calibri" w:hAnsi="Calibri" w:cs="Calibri"/>
        </w:rPr>
        <w:t xml:space="preserve"> CRM, % leads con origen trazable, SLA respuesta.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Criterio de finalización:</w:t>
      </w:r>
      <w:r w:rsidRPr="006A3F77">
        <w:rPr>
          <w:rFonts w:ascii="Calibri" w:hAnsi="Calibri" w:cs="Calibri"/>
        </w:rPr>
        <w:t xml:space="preserve"> 100% del equipo usando CRM + guiones cerrados.</w:t>
      </w:r>
      <w:r w:rsidRPr="006A3F77">
        <w:rPr>
          <w:rFonts w:ascii="Calibri" w:hAnsi="Calibri" w:cs="Calibri"/>
        </w:rPr>
        <w:br/>
      </w:r>
      <w:r w:rsidR="00AC5B90">
        <w:rPr>
          <w:rFonts w:ascii="Calibri" w:hAnsi="Calibri" w:cs="Calibri"/>
          <w:b/>
          <w:bCs/>
        </w:rPr>
        <w:t>Factor clave</w:t>
      </w:r>
      <w:r w:rsidRPr="006A3F77">
        <w:rPr>
          <w:rFonts w:ascii="Calibri" w:hAnsi="Calibri" w:cs="Calibri"/>
          <w:b/>
          <w:bCs/>
        </w:rPr>
        <w:t>:</w:t>
      </w:r>
      <w:r w:rsidRPr="006A3F77">
        <w:rPr>
          <w:rFonts w:ascii="Calibri" w:hAnsi="Calibri" w:cs="Calibri"/>
        </w:rPr>
        <w:t xml:space="preserve"> </w:t>
      </w:r>
      <w:r w:rsidR="009D1081">
        <w:rPr>
          <w:rFonts w:ascii="Calibri" w:hAnsi="Calibri" w:cs="Calibri"/>
        </w:rPr>
        <w:t>Si s</w:t>
      </w:r>
      <w:r w:rsidRPr="006A3F77">
        <w:rPr>
          <w:rFonts w:ascii="Calibri" w:hAnsi="Calibri" w:cs="Calibri"/>
        </w:rPr>
        <w:t xml:space="preserve">e arranca </w:t>
      </w:r>
      <w:r w:rsidR="009D1081">
        <w:rPr>
          <w:rFonts w:ascii="Calibri" w:hAnsi="Calibri" w:cs="Calibri"/>
        </w:rPr>
        <w:t xml:space="preserve">la </w:t>
      </w:r>
      <w:r w:rsidRPr="006A3F77">
        <w:rPr>
          <w:rFonts w:ascii="Calibri" w:hAnsi="Calibri" w:cs="Calibri"/>
        </w:rPr>
        <w:t xml:space="preserve">pauta sin CRM ni guiones → leads caros, desorden, </w:t>
      </w:r>
      <w:r w:rsidR="007B2490" w:rsidRPr="006A3F77">
        <w:rPr>
          <w:rFonts w:ascii="Calibri" w:hAnsi="Calibri" w:cs="Calibri"/>
        </w:rPr>
        <w:t>esto genera</w:t>
      </w:r>
      <w:r w:rsidRPr="006A3F77">
        <w:rPr>
          <w:rFonts w:ascii="Calibri" w:hAnsi="Calibri" w:cs="Calibri"/>
        </w:rPr>
        <w:t xml:space="preserve"> </w:t>
      </w:r>
      <w:r w:rsidR="007B2490" w:rsidRPr="006A3F77">
        <w:rPr>
          <w:rFonts w:ascii="Calibri" w:hAnsi="Calibri" w:cs="Calibri"/>
        </w:rPr>
        <w:t xml:space="preserve">mala </w:t>
      </w:r>
      <w:r w:rsidRPr="006A3F77">
        <w:rPr>
          <w:rFonts w:ascii="Calibri" w:hAnsi="Calibri" w:cs="Calibri"/>
        </w:rPr>
        <w:t>experiencia</w:t>
      </w:r>
      <w:r w:rsidR="007B2490" w:rsidRPr="006A3F77">
        <w:rPr>
          <w:rFonts w:ascii="Calibri" w:hAnsi="Calibri" w:cs="Calibri"/>
        </w:rPr>
        <w:t xml:space="preserve"> que va en detrimento de la marca</w:t>
      </w:r>
      <w:r w:rsidRPr="006A3F77">
        <w:rPr>
          <w:rFonts w:ascii="Calibri" w:hAnsi="Calibri" w:cs="Calibri"/>
        </w:rPr>
        <w:t>.</w:t>
      </w:r>
    </w:p>
    <w:p w14:paraId="7B2D8ECB" w14:textId="77777777" w:rsidR="009D1081" w:rsidRPr="00D31F6C" w:rsidRDefault="00B533E3" w:rsidP="009D1081">
      <w:pPr>
        <w:numPr>
          <w:ilvl w:val="0"/>
          <w:numId w:val="38"/>
        </w:numPr>
        <w:spacing w:before="120" w:after="120"/>
        <w:rPr>
          <w:rFonts w:ascii="Calibri" w:hAnsi="Calibri" w:cs="Calibri"/>
          <w:i/>
          <w:iCs/>
          <w:color w:val="156082" w:themeColor="accent1"/>
          <w:rPrChange w:id="22" w:author="Armando Hortua" w:date="2026-01-23T18:07:00Z" w16du:dateUtc="2026-01-23T23:07:00Z">
            <w:rPr>
              <w:rFonts w:ascii="Calibri" w:hAnsi="Calibri" w:cs="Calibri"/>
            </w:rPr>
          </w:rPrChange>
        </w:rPr>
      </w:pPr>
      <w:r w:rsidRPr="00D31F6C">
        <w:rPr>
          <w:rFonts w:ascii="Calibri" w:hAnsi="Calibri" w:cs="Calibri"/>
          <w:b/>
          <w:bCs/>
          <w:i/>
          <w:iCs/>
          <w:color w:val="156082" w:themeColor="accent1"/>
          <w:rPrChange w:id="23" w:author="Armando Hortua" w:date="2026-01-23T18:07:00Z" w16du:dateUtc="2026-01-23T23:07:00Z">
            <w:rPr>
              <w:rFonts w:ascii="Calibri" w:hAnsi="Calibri" w:cs="Calibri"/>
              <w:b/>
              <w:bCs/>
            </w:rPr>
          </w:rPrChange>
        </w:rPr>
        <w:lastRenderedPageBreak/>
        <w:t>Checklist fiscal-patrimonial (diagnóstico rápido):</w:t>
      </w:r>
      <w:r w:rsidRPr="00D31F6C">
        <w:rPr>
          <w:rFonts w:ascii="Calibri" w:hAnsi="Calibri" w:cs="Calibri"/>
          <w:i/>
          <w:iCs/>
          <w:color w:val="156082" w:themeColor="accent1"/>
          <w:rPrChange w:id="24" w:author="Armando Hortua" w:date="2026-01-23T18:07:00Z" w16du:dateUtc="2026-01-23T23:07:00Z">
            <w:rPr>
              <w:rFonts w:ascii="Calibri" w:hAnsi="Calibri" w:cs="Calibri"/>
            </w:rPr>
          </w:rPrChange>
        </w:rPr>
        <w:br/>
        <w:t xml:space="preserve">“¿compras persona natural, sociedad, copropiedad, tema herencia, etc.?” </w:t>
      </w:r>
    </w:p>
    <w:p w14:paraId="1C5BEB8C" w14:textId="01DFA0EE" w:rsidR="00B533E3" w:rsidRPr="00D31F6C" w:rsidRDefault="00B533E3" w:rsidP="009D1081">
      <w:pPr>
        <w:spacing w:before="120" w:after="120"/>
        <w:ind w:left="708"/>
        <w:rPr>
          <w:rFonts w:ascii="Calibri" w:hAnsi="Calibri" w:cs="Calibri"/>
          <w:i/>
          <w:iCs/>
          <w:color w:val="156082" w:themeColor="accent1"/>
          <w:rPrChange w:id="25" w:author="Armando Hortua" w:date="2026-01-23T18:07:00Z" w16du:dateUtc="2026-01-23T23:07:00Z">
            <w:rPr>
              <w:rFonts w:ascii="Calibri" w:hAnsi="Calibri" w:cs="Calibri"/>
            </w:rPr>
          </w:rPrChange>
        </w:rPr>
      </w:pPr>
      <w:r w:rsidRPr="00D31F6C">
        <w:rPr>
          <w:rFonts w:ascii="Calibri" w:hAnsi="Calibri" w:cs="Calibri"/>
          <w:i/>
          <w:iCs/>
          <w:color w:val="156082" w:themeColor="accent1"/>
          <w:rPrChange w:id="26" w:author="Armando Hortua" w:date="2026-01-23T18:07:00Z" w16du:dateUtc="2026-01-23T23:07:00Z">
            <w:rPr>
              <w:rFonts w:ascii="Calibri" w:hAnsi="Calibri" w:cs="Calibri"/>
            </w:rPr>
          </w:rPrChange>
        </w:rPr>
        <w:t>(sin dar asesoría; es filtro para remitir a expertos).</w:t>
      </w:r>
    </w:p>
    <w:p w14:paraId="0D6829F6" w14:textId="77777777" w:rsidR="00B533E3" w:rsidRPr="00D31F6C" w:rsidRDefault="00B533E3" w:rsidP="0085111A">
      <w:pPr>
        <w:numPr>
          <w:ilvl w:val="0"/>
          <w:numId w:val="38"/>
        </w:numPr>
        <w:spacing w:before="120" w:after="120"/>
        <w:rPr>
          <w:rFonts w:ascii="Calibri" w:hAnsi="Calibri" w:cs="Calibri"/>
          <w:i/>
          <w:iCs/>
          <w:color w:val="156082" w:themeColor="accent1"/>
          <w:rPrChange w:id="27" w:author="Armando Hortua" w:date="2026-01-23T18:07:00Z" w16du:dateUtc="2026-01-23T23:07:00Z">
            <w:rPr>
              <w:rFonts w:ascii="Calibri" w:hAnsi="Calibri" w:cs="Calibri"/>
            </w:rPr>
          </w:rPrChange>
        </w:rPr>
      </w:pPr>
      <w:r w:rsidRPr="00D31F6C">
        <w:rPr>
          <w:rFonts w:ascii="Calibri" w:hAnsi="Calibri" w:cs="Calibri"/>
          <w:b/>
          <w:bCs/>
          <w:i/>
          <w:iCs/>
          <w:color w:val="156082" w:themeColor="accent1"/>
          <w:rPrChange w:id="28" w:author="Armando Hortua" w:date="2026-01-23T18:07:00Z" w16du:dateUtc="2026-01-23T23:07:00Z">
            <w:rPr>
              <w:rFonts w:ascii="Calibri" w:hAnsi="Calibri" w:cs="Calibri"/>
              <w:b/>
              <w:bCs/>
            </w:rPr>
          </w:rPrChange>
        </w:rPr>
        <w:t>Ruta legal transaccional (end-to-end):</w:t>
      </w:r>
      <w:r w:rsidRPr="00D31F6C">
        <w:rPr>
          <w:rFonts w:ascii="Calibri" w:hAnsi="Calibri" w:cs="Calibri"/>
          <w:i/>
          <w:iCs/>
          <w:color w:val="156082" w:themeColor="accent1"/>
          <w:rPrChange w:id="29" w:author="Armando Hortua" w:date="2026-01-23T18:07:00Z" w16du:dateUtc="2026-01-23T23:07:00Z">
            <w:rPr>
              <w:rFonts w:ascii="Calibri" w:hAnsi="Calibri" w:cs="Calibri"/>
            </w:rPr>
          </w:rPrChange>
        </w:rPr>
        <w:br/>
        <w:t>reserva → promesa → due diligence básico → KYC/origen de fondos → cierre → escritura/registro → administración/postventa.</w:t>
      </w:r>
    </w:p>
    <w:p w14:paraId="701E7C82" w14:textId="77777777" w:rsidR="00B533E3" w:rsidRPr="00D31F6C" w:rsidRDefault="00B533E3" w:rsidP="0085111A">
      <w:pPr>
        <w:numPr>
          <w:ilvl w:val="0"/>
          <w:numId w:val="38"/>
        </w:numPr>
        <w:spacing w:before="120" w:after="120"/>
        <w:rPr>
          <w:rFonts w:ascii="Calibri" w:hAnsi="Calibri" w:cs="Calibri"/>
          <w:i/>
          <w:iCs/>
          <w:color w:val="156082" w:themeColor="accent1"/>
          <w:rPrChange w:id="30" w:author="Armando Hortua" w:date="2026-01-23T18:07:00Z" w16du:dateUtc="2026-01-23T23:07:00Z">
            <w:rPr>
              <w:rFonts w:ascii="Calibri" w:hAnsi="Calibri" w:cs="Calibri"/>
            </w:rPr>
          </w:rPrChange>
        </w:rPr>
      </w:pPr>
      <w:r w:rsidRPr="00D31F6C">
        <w:rPr>
          <w:rFonts w:ascii="Calibri" w:hAnsi="Calibri" w:cs="Calibri"/>
          <w:b/>
          <w:bCs/>
          <w:i/>
          <w:iCs/>
          <w:color w:val="156082" w:themeColor="accent1"/>
          <w:rPrChange w:id="31" w:author="Armando Hortua" w:date="2026-01-23T18:07:00Z" w16du:dateUtc="2026-01-23T23:07:00Z">
            <w:rPr>
              <w:rFonts w:ascii="Calibri" w:hAnsi="Calibri" w:cs="Calibri"/>
              <w:b/>
              <w:bCs/>
            </w:rPr>
          </w:rPrChange>
        </w:rPr>
        <w:t>Red de aliados</w:t>
      </w:r>
      <w:r w:rsidRPr="00D31F6C">
        <w:rPr>
          <w:rFonts w:ascii="Calibri" w:hAnsi="Calibri" w:cs="Calibri"/>
          <w:i/>
          <w:iCs/>
          <w:color w:val="156082" w:themeColor="accent1"/>
          <w:rPrChange w:id="32" w:author="Armando Hortua" w:date="2026-01-23T18:07:00Z" w16du:dateUtc="2026-01-23T23:07:00Z">
            <w:rPr>
              <w:rFonts w:ascii="Calibri" w:hAnsi="Calibri" w:cs="Calibri"/>
            </w:rPr>
          </w:rPrChange>
        </w:rPr>
        <w:t xml:space="preserve"> (mínimo 3 perfiles):</w:t>
      </w:r>
      <w:r w:rsidRPr="00D31F6C">
        <w:rPr>
          <w:rFonts w:ascii="Calibri" w:hAnsi="Calibri" w:cs="Calibri"/>
          <w:i/>
          <w:iCs/>
          <w:color w:val="156082" w:themeColor="accent1"/>
          <w:rPrChange w:id="33" w:author="Armando Hortua" w:date="2026-01-23T18:07:00Z" w16du:dateUtc="2026-01-23T23:07:00Z">
            <w:rPr>
              <w:rFonts w:ascii="Calibri" w:hAnsi="Calibri" w:cs="Calibri"/>
            </w:rPr>
          </w:rPrChange>
        </w:rPr>
        <w:br/>
        <w:t>abogado Panamá, tributarista Colombia, soporte FX/bancario.</w:t>
      </w:r>
    </w:p>
    <w:p w14:paraId="2CAA3281" w14:textId="24113C40" w:rsidR="00970701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Mes 2 (</w:t>
      </w:r>
      <w:r w:rsidR="001B4982" w:rsidRPr="006A3F77">
        <w:rPr>
          <w:rFonts w:ascii="Calibri" w:hAnsi="Calibri" w:cs="Calibri"/>
          <w:b/>
          <w:bCs/>
        </w:rPr>
        <w:t>marzo</w:t>
      </w:r>
      <w:r w:rsidRPr="006A3F77">
        <w:rPr>
          <w:rFonts w:ascii="Calibri" w:hAnsi="Calibri" w:cs="Calibri"/>
          <w:b/>
          <w:bCs/>
        </w:rPr>
        <w:t>): Prueba de demanda (piloto)</w:t>
      </w:r>
    </w:p>
    <w:p w14:paraId="73B89BCC" w14:textId="06D2C2D0" w:rsidR="00C5261C" w:rsidRPr="006A3F77" w:rsidRDefault="00970701" w:rsidP="0085111A">
      <w:p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Objetivo:</w:t>
      </w:r>
      <w:r w:rsidRPr="006A3F77">
        <w:rPr>
          <w:rFonts w:ascii="Calibri" w:hAnsi="Calibri" w:cs="Calibri"/>
        </w:rPr>
        <w:t xml:space="preserve"> validar qué proyecto</w:t>
      </w:r>
      <w:r w:rsidR="00AC5B90">
        <w:rPr>
          <w:rFonts w:ascii="Calibri" w:hAnsi="Calibri" w:cs="Calibri"/>
        </w:rPr>
        <w:t>s</w:t>
      </w:r>
      <w:r w:rsidRPr="006A3F77">
        <w:rPr>
          <w:rFonts w:ascii="Calibri" w:hAnsi="Calibri" w:cs="Calibri"/>
        </w:rPr>
        <w:t xml:space="preserve"> engancha</w:t>
      </w:r>
      <w:r w:rsidR="00AC5B90">
        <w:rPr>
          <w:rFonts w:ascii="Calibri" w:hAnsi="Calibri" w:cs="Calibri"/>
        </w:rPr>
        <w:t>n</w:t>
      </w:r>
      <w:r w:rsidRPr="006A3F77">
        <w:rPr>
          <w:rFonts w:ascii="Calibri" w:hAnsi="Calibri" w:cs="Calibri"/>
        </w:rPr>
        <w:t xml:space="preserve"> y con qué mensaje.</w:t>
      </w:r>
      <w:r w:rsidRPr="006A3F77">
        <w:rPr>
          <w:rFonts w:ascii="Calibri" w:hAnsi="Calibri" w:cs="Calibri"/>
        </w:rPr>
        <w:br/>
      </w:r>
      <w:r w:rsidRPr="009141FD">
        <w:rPr>
          <w:rFonts w:ascii="Calibri" w:hAnsi="Calibri" w:cs="Calibri"/>
          <w:i/>
          <w:iCs/>
          <w:color w:val="156082" w:themeColor="accent1"/>
          <w:rPrChange w:id="34" w:author="Armando Hortua" w:date="2026-01-23T18:21:00Z" w16du:dateUtc="2026-01-23T23:21:00Z">
            <w:rPr>
              <w:rFonts w:ascii="Calibri" w:hAnsi="Calibri" w:cs="Calibri"/>
              <w:b/>
              <w:bCs/>
            </w:rPr>
          </w:rPrChange>
        </w:rPr>
        <w:t>Acciones:</w:t>
      </w:r>
      <w:r w:rsidRPr="009141FD">
        <w:rPr>
          <w:rFonts w:ascii="Calibri" w:hAnsi="Calibri" w:cs="Calibri"/>
          <w:i/>
          <w:iCs/>
          <w:color w:val="156082" w:themeColor="accent1"/>
          <w:rPrChange w:id="35" w:author="Armando Hortua" w:date="2026-01-23T18:21:00Z" w16du:dateUtc="2026-01-23T23:21:00Z">
            <w:rPr>
              <w:rFonts w:ascii="Calibri" w:hAnsi="Calibri" w:cs="Calibri"/>
            </w:rPr>
          </w:rPrChange>
        </w:rPr>
        <w:t xml:space="preserve"> campañas pequeñas por segmento + 2 eventos tipo “cata/charla” (privado).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KPIs:</w:t>
      </w:r>
      <w:r w:rsidRPr="006A3F77">
        <w:rPr>
          <w:rFonts w:ascii="Calibri" w:hAnsi="Calibri" w:cs="Calibri"/>
        </w:rPr>
        <w:t xml:space="preserve"> CPL, tasa lead→cita, show-up rate.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Criterio de finalización:</w:t>
      </w:r>
      <w:r w:rsidRPr="006A3F77">
        <w:rPr>
          <w:rFonts w:ascii="Calibri" w:hAnsi="Calibri" w:cs="Calibri"/>
        </w:rPr>
        <w:t xml:space="preserve"> escoger 2 proyectos ganadores + 1 secundario.</w:t>
      </w:r>
    </w:p>
    <w:p w14:paraId="1860490C" w14:textId="682D8465" w:rsidR="00970701" w:rsidRPr="006A3F77" w:rsidRDefault="00AC5B90" w:rsidP="0085111A">
      <w:pPr>
        <w:spacing w:before="120" w:after="12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Factor clave</w:t>
      </w:r>
      <w:r w:rsidR="00970701" w:rsidRPr="006A3F77">
        <w:rPr>
          <w:rFonts w:ascii="Calibri" w:hAnsi="Calibri" w:cs="Calibri"/>
          <w:b/>
          <w:bCs/>
        </w:rPr>
        <w:t>:</w:t>
      </w:r>
      <w:r w:rsidR="00970701" w:rsidRPr="006A3F7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priorizar proyectos a vender.  Venderlos todos al tiempo</w:t>
      </w:r>
      <w:r w:rsidR="00FD2F11" w:rsidRPr="006A3F77">
        <w:rPr>
          <w:rFonts w:ascii="Calibri" w:hAnsi="Calibri" w:cs="Calibri"/>
        </w:rPr>
        <w:t xml:space="preserve"> genera confusión, </w:t>
      </w:r>
      <w:r w:rsidR="00970701" w:rsidRPr="006A3F77">
        <w:rPr>
          <w:rFonts w:ascii="Calibri" w:hAnsi="Calibri" w:cs="Calibri"/>
        </w:rPr>
        <w:t>nadie entiende</w:t>
      </w:r>
      <w:r w:rsidR="00FD2F11" w:rsidRPr="006A3F77">
        <w:rPr>
          <w:rFonts w:ascii="Calibri" w:hAnsi="Calibri" w:cs="Calibri"/>
        </w:rPr>
        <w:t>, se pierde foco</w:t>
      </w:r>
      <w:r w:rsidR="00970701" w:rsidRPr="006A3F77">
        <w:rPr>
          <w:rFonts w:ascii="Calibri" w:hAnsi="Calibri" w:cs="Calibri"/>
        </w:rPr>
        <w:t>.</w:t>
      </w:r>
    </w:p>
    <w:p w14:paraId="40DF0C7A" w14:textId="65186421" w:rsidR="00970701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Mes 3 (Abr): Lanzamiento “formal” Bogotá</w:t>
      </w:r>
    </w:p>
    <w:p w14:paraId="47EE8A39" w14:textId="77777777" w:rsidR="00970701" w:rsidRPr="006A3F77" w:rsidRDefault="00970701" w:rsidP="0085111A">
      <w:p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Objetivo:</w:t>
      </w:r>
      <w:r w:rsidRPr="006A3F77">
        <w:rPr>
          <w:rFonts w:ascii="Calibri" w:hAnsi="Calibri" w:cs="Calibri"/>
        </w:rPr>
        <w:t xml:space="preserve"> pasar de piloto a operación constante.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Acciones:</w:t>
      </w:r>
    </w:p>
    <w:p w14:paraId="59710BBF" w14:textId="77777777" w:rsidR="00573B28" w:rsidRPr="00573B28" w:rsidRDefault="00573B28" w:rsidP="0085111A">
      <w:pPr>
        <w:spacing w:before="120" w:after="120"/>
        <w:rPr>
          <w:rFonts w:ascii="Calibri" w:hAnsi="Calibri" w:cs="Calibri"/>
        </w:rPr>
      </w:pPr>
      <w:r w:rsidRPr="00573B28">
        <w:rPr>
          <w:rFonts w:ascii="Calibri" w:hAnsi="Calibri" w:cs="Calibri"/>
        </w:rPr>
        <w:t>Alianzas con incentivos claros y material serio:</w:t>
      </w:r>
    </w:p>
    <w:p w14:paraId="60DC8590" w14:textId="77777777" w:rsidR="00573B28" w:rsidRPr="00573B28" w:rsidRDefault="00573B28" w:rsidP="0085111A">
      <w:pPr>
        <w:numPr>
          <w:ilvl w:val="0"/>
          <w:numId w:val="39"/>
        </w:numPr>
        <w:spacing w:before="120" w:after="120"/>
        <w:rPr>
          <w:rFonts w:ascii="Calibri" w:hAnsi="Calibri" w:cs="Calibri"/>
        </w:rPr>
      </w:pPr>
      <w:r w:rsidRPr="00573B28">
        <w:rPr>
          <w:rFonts w:ascii="Calibri" w:hAnsi="Calibri" w:cs="Calibri"/>
        </w:rPr>
        <w:t>Wealth managers / asesores patrimoniales (HNWI).</w:t>
      </w:r>
    </w:p>
    <w:p w14:paraId="06FCC3BA" w14:textId="77777777" w:rsidR="00573B28" w:rsidRPr="00573B28" w:rsidRDefault="00573B28" w:rsidP="0085111A">
      <w:pPr>
        <w:numPr>
          <w:ilvl w:val="0"/>
          <w:numId w:val="39"/>
        </w:numPr>
        <w:spacing w:before="120" w:after="120"/>
        <w:rPr>
          <w:rFonts w:ascii="Calibri" w:hAnsi="Calibri" w:cs="Calibri"/>
        </w:rPr>
      </w:pPr>
      <w:r w:rsidRPr="00573B28">
        <w:rPr>
          <w:rFonts w:ascii="Calibri" w:hAnsi="Calibri" w:cs="Calibri"/>
        </w:rPr>
        <w:t>Firmas contables y tributarias (que validen estructura).</w:t>
      </w:r>
    </w:p>
    <w:p w14:paraId="29ED64F4" w14:textId="37C39603" w:rsidR="00573B28" w:rsidRDefault="00573B28" w:rsidP="0085111A">
      <w:pPr>
        <w:numPr>
          <w:ilvl w:val="0"/>
          <w:numId w:val="39"/>
        </w:numPr>
        <w:spacing w:before="120" w:after="120"/>
        <w:rPr>
          <w:rFonts w:ascii="Calibri" w:hAnsi="Calibri" w:cs="Calibri"/>
        </w:rPr>
      </w:pPr>
      <w:r w:rsidRPr="00573B28">
        <w:rPr>
          <w:rFonts w:ascii="Calibri" w:hAnsi="Calibri" w:cs="Calibri"/>
        </w:rPr>
        <w:t>Abogados de familia y patrimoniales (transferencia/herencia).</w:t>
      </w:r>
    </w:p>
    <w:p w14:paraId="655ED019" w14:textId="40F2698C" w:rsidR="00AC5B90" w:rsidRPr="00573B28" w:rsidRDefault="00AC5B90" w:rsidP="0085111A">
      <w:pPr>
        <w:numPr>
          <w:ilvl w:val="0"/>
          <w:numId w:val="39"/>
        </w:numPr>
        <w:spacing w:before="120" w:after="120"/>
        <w:rPr>
          <w:rFonts w:ascii="Calibri" w:hAnsi="Calibri" w:cs="Calibri"/>
        </w:rPr>
      </w:pPr>
      <w:r>
        <w:rPr>
          <w:rFonts w:ascii="Calibri" w:hAnsi="Calibri" w:cs="Calibri"/>
        </w:rPr>
        <w:t>Asociaciones profesionales / gremios empresariales.</w:t>
      </w:r>
    </w:p>
    <w:p w14:paraId="1346A8D4" w14:textId="77777777" w:rsidR="00573B28" w:rsidRDefault="00573B28" w:rsidP="0085111A">
      <w:pPr>
        <w:numPr>
          <w:ilvl w:val="0"/>
          <w:numId w:val="39"/>
        </w:numPr>
        <w:spacing w:before="120" w:after="120"/>
        <w:rPr>
          <w:rFonts w:ascii="Calibri" w:hAnsi="Calibri" w:cs="Calibri"/>
        </w:rPr>
      </w:pPr>
      <w:r w:rsidRPr="00573B28">
        <w:rPr>
          <w:rFonts w:ascii="Calibri" w:hAnsi="Calibri" w:cs="Calibri"/>
        </w:rPr>
        <w:t>Banca privada / FX (facilitar pagos).</w:t>
      </w:r>
    </w:p>
    <w:p w14:paraId="758E7CDE" w14:textId="77777777" w:rsidR="00573B28" w:rsidRPr="006A3F77" w:rsidRDefault="00573B28" w:rsidP="0085111A">
      <w:pPr>
        <w:numPr>
          <w:ilvl w:val="0"/>
          <w:numId w:val="39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Calendario de contenidos (video corto + testimonios + comparativos).</w:t>
      </w:r>
    </w:p>
    <w:p w14:paraId="2B197877" w14:textId="3FA995C2" w:rsidR="00970701" w:rsidRPr="009141FD" w:rsidRDefault="00AC5B90" w:rsidP="0085111A">
      <w:pPr>
        <w:spacing w:before="120" w:after="120"/>
        <w:rPr>
          <w:rFonts w:ascii="Calibri" w:hAnsi="Calibri" w:cs="Calibri"/>
          <w:i/>
          <w:iCs/>
          <w:color w:val="156082" w:themeColor="accent1"/>
          <w:rPrChange w:id="36" w:author="Armando Hortua" w:date="2026-01-23T18:21:00Z" w16du:dateUtc="2026-01-23T23:21:00Z">
            <w:rPr>
              <w:rFonts w:ascii="Calibri" w:hAnsi="Calibri" w:cs="Calibri"/>
            </w:rPr>
          </w:rPrChange>
        </w:rPr>
      </w:pPr>
      <w:r w:rsidRPr="009141FD">
        <w:rPr>
          <w:rFonts w:ascii="Calibri" w:hAnsi="Calibri" w:cs="Calibri"/>
          <w:b/>
          <w:bCs/>
          <w:i/>
          <w:iCs/>
          <w:color w:val="156082" w:themeColor="accent1"/>
          <w:rPrChange w:id="37" w:author="Armando Hortua" w:date="2026-01-23T18:21:00Z" w16du:dateUtc="2026-01-23T23:21:00Z">
            <w:rPr>
              <w:rFonts w:ascii="Calibri" w:hAnsi="Calibri" w:cs="Calibri"/>
              <w:b/>
              <w:bCs/>
            </w:rPr>
          </w:rPrChange>
        </w:rPr>
        <w:t xml:space="preserve">Factor </w:t>
      </w:r>
      <w:r w:rsidR="00FF0E52" w:rsidRPr="009141FD">
        <w:rPr>
          <w:rFonts w:ascii="Calibri" w:hAnsi="Calibri" w:cs="Calibri"/>
          <w:b/>
          <w:bCs/>
          <w:i/>
          <w:iCs/>
          <w:color w:val="156082" w:themeColor="accent1"/>
          <w:rPrChange w:id="38" w:author="Armando Hortua" w:date="2026-01-23T18:21:00Z" w16du:dateUtc="2026-01-23T23:21:00Z">
            <w:rPr>
              <w:rFonts w:ascii="Calibri" w:hAnsi="Calibri" w:cs="Calibri"/>
              <w:b/>
              <w:bCs/>
            </w:rPr>
          </w:rPrChange>
        </w:rPr>
        <w:t>clave</w:t>
      </w:r>
      <w:r w:rsidR="00970701" w:rsidRPr="009141FD">
        <w:rPr>
          <w:rFonts w:ascii="Calibri" w:hAnsi="Calibri" w:cs="Calibri"/>
          <w:b/>
          <w:bCs/>
          <w:i/>
          <w:iCs/>
          <w:color w:val="156082" w:themeColor="accent1"/>
          <w:rPrChange w:id="39" w:author="Armando Hortua" w:date="2026-01-23T18:21:00Z" w16du:dateUtc="2026-01-23T23:21:00Z">
            <w:rPr>
              <w:rFonts w:ascii="Calibri" w:hAnsi="Calibri" w:cs="Calibri"/>
              <w:b/>
              <w:bCs/>
            </w:rPr>
          </w:rPrChange>
        </w:rPr>
        <w:t>:</w:t>
      </w:r>
      <w:r w:rsidR="00970701" w:rsidRPr="009141FD">
        <w:rPr>
          <w:rFonts w:ascii="Calibri" w:hAnsi="Calibri" w:cs="Calibri"/>
          <w:i/>
          <w:iCs/>
          <w:color w:val="156082" w:themeColor="accent1"/>
          <w:rPrChange w:id="40" w:author="Armando Hortua" w:date="2026-01-23T18:21:00Z" w16du:dateUtc="2026-01-23T23:21:00Z">
            <w:rPr>
              <w:rFonts w:ascii="Calibri" w:hAnsi="Calibri" w:cs="Calibri"/>
            </w:rPr>
          </w:rPrChange>
        </w:rPr>
        <w:t xml:space="preserve"> alianzas </w:t>
      </w:r>
      <w:r w:rsidR="00FF0E52" w:rsidRPr="009141FD">
        <w:rPr>
          <w:rFonts w:ascii="Calibri" w:hAnsi="Calibri" w:cs="Calibri"/>
          <w:i/>
          <w:iCs/>
          <w:color w:val="156082" w:themeColor="accent1"/>
          <w:rPrChange w:id="41" w:author="Armando Hortua" w:date="2026-01-23T18:21:00Z" w16du:dateUtc="2026-01-23T23:21:00Z">
            <w:rPr>
              <w:rFonts w:ascii="Calibri" w:hAnsi="Calibri" w:cs="Calibri"/>
            </w:rPr>
          </w:rPrChange>
        </w:rPr>
        <w:t xml:space="preserve">con </w:t>
      </w:r>
      <w:r w:rsidR="00970701" w:rsidRPr="009141FD">
        <w:rPr>
          <w:rFonts w:ascii="Calibri" w:hAnsi="Calibri" w:cs="Calibri"/>
          <w:i/>
          <w:iCs/>
          <w:color w:val="156082" w:themeColor="accent1"/>
          <w:rPrChange w:id="42" w:author="Armando Hortua" w:date="2026-01-23T18:21:00Z" w16du:dateUtc="2026-01-23T23:21:00Z">
            <w:rPr>
              <w:rFonts w:ascii="Calibri" w:hAnsi="Calibri" w:cs="Calibri"/>
            </w:rPr>
          </w:rPrChange>
        </w:rPr>
        <w:t xml:space="preserve">incentivos claros </w:t>
      </w:r>
      <w:r w:rsidR="00FF0E52" w:rsidRPr="009141FD">
        <w:rPr>
          <w:rFonts w:ascii="Calibri" w:hAnsi="Calibri" w:cs="Calibri"/>
          <w:i/>
          <w:iCs/>
          <w:color w:val="156082" w:themeColor="accent1"/>
          <w:rPrChange w:id="43" w:author="Armando Hortua" w:date="2026-01-23T18:21:00Z" w16du:dateUtc="2026-01-23T23:21:00Z">
            <w:rPr>
              <w:rFonts w:ascii="Calibri" w:hAnsi="Calibri" w:cs="Calibri"/>
            </w:rPr>
          </w:rPrChange>
        </w:rPr>
        <w:t>y</w:t>
      </w:r>
      <w:r w:rsidR="00970701" w:rsidRPr="009141FD">
        <w:rPr>
          <w:rFonts w:ascii="Calibri" w:hAnsi="Calibri" w:cs="Calibri"/>
          <w:i/>
          <w:iCs/>
          <w:color w:val="156082" w:themeColor="accent1"/>
          <w:rPrChange w:id="44" w:author="Armando Hortua" w:date="2026-01-23T18:21:00Z" w16du:dateUtc="2026-01-23T23:21:00Z">
            <w:rPr>
              <w:rFonts w:ascii="Calibri" w:hAnsi="Calibri" w:cs="Calibri"/>
            </w:rPr>
          </w:rPrChange>
        </w:rPr>
        <w:t xml:space="preserve"> material </w:t>
      </w:r>
      <w:r w:rsidR="00FF0E52" w:rsidRPr="009141FD">
        <w:rPr>
          <w:rFonts w:ascii="Calibri" w:hAnsi="Calibri" w:cs="Calibri"/>
          <w:i/>
          <w:iCs/>
          <w:color w:val="156082" w:themeColor="accent1"/>
          <w:rPrChange w:id="45" w:author="Armando Hortua" w:date="2026-01-23T18:21:00Z" w16du:dateUtc="2026-01-23T23:21:00Z">
            <w:rPr>
              <w:rFonts w:ascii="Calibri" w:hAnsi="Calibri" w:cs="Calibri"/>
            </w:rPr>
          </w:rPrChange>
        </w:rPr>
        <w:t>profesional</w:t>
      </w:r>
      <w:r w:rsidR="00703FD5" w:rsidRPr="009141FD">
        <w:rPr>
          <w:rFonts w:ascii="Calibri" w:hAnsi="Calibri" w:cs="Calibri"/>
          <w:i/>
          <w:iCs/>
          <w:color w:val="156082" w:themeColor="accent1"/>
          <w:rPrChange w:id="46" w:author="Armando Hortua" w:date="2026-01-23T18:21:00Z" w16du:dateUtc="2026-01-23T23:21:00Z">
            <w:rPr>
              <w:rFonts w:ascii="Calibri" w:hAnsi="Calibri" w:cs="Calibri"/>
            </w:rPr>
          </w:rPrChange>
        </w:rPr>
        <w:t xml:space="preserve">, </w:t>
      </w:r>
      <w:r w:rsidR="00AF0999" w:rsidRPr="009141FD">
        <w:rPr>
          <w:rFonts w:ascii="Calibri" w:hAnsi="Calibri" w:cs="Calibri"/>
          <w:i/>
          <w:iCs/>
          <w:color w:val="156082" w:themeColor="accent1"/>
          <w:rPrChange w:id="47" w:author="Armando Hortua" w:date="2026-01-23T18:21:00Z" w16du:dateUtc="2026-01-23T23:21:00Z">
            <w:rPr>
              <w:rFonts w:ascii="Calibri" w:hAnsi="Calibri" w:cs="Calibri"/>
            </w:rPr>
          </w:rPrChange>
        </w:rPr>
        <w:t>para evitar perder</w:t>
      </w:r>
      <w:r w:rsidR="00703FD5" w:rsidRPr="009141FD">
        <w:rPr>
          <w:rFonts w:ascii="Calibri" w:hAnsi="Calibri" w:cs="Calibri"/>
          <w:i/>
          <w:iCs/>
          <w:color w:val="156082" w:themeColor="accent1"/>
          <w:rPrChange w:id="48" w:author="Armando Hortua" w:date="2026-01-23T18:21:00Z" w16du:dateUtc="2026-01-23T23:21:00Z">
            <w:rPr>
              <w:rFonts w:ascii="Calibri" w:hAnsi="Calibri" w:cs="Calibri"/>
            </w:rPr>
          </w:rPrChange>
        </w:rPr>
        <w:t xml:space="preserve"> momentum</w:t>
      </w:r>
      <w:r w:rsidR="00970701" w:rsidRPr="009141FD">
        <w:rPr>
          <w:rFonts w:ascii="Calibri" w:hAnsi="Calibri" w:cs="Calibri"/>
          <w:i/>
          <w:iCs/>
          <w:color w:val="156082" w:themeColor="accent1"/>
          <w:rPrChange w:id="49" w:author="Armando Hortua" w:date="2026-01-23T18:21:00Z" w16du:dateUtc="2026-01-23T23:21:00Z">
            <w:rPr>
              <w:rFonts w:ascii="Calibri" w:hAnsi="Calibri" w:cs="Calibri"/>
            </w:rPr>
          </w:rPrChange>
        </w:rPr>
        <w:t xml:space="preserve"> → no refieren</w:t>
      </w:r>
      <w:r w:rsidR="00E379DB" w:rsidRPr="009141FD">
        <w:rPr>
          <w:rFonts w:ascii="Calibri" w:hAnsi="Calibri" w:cs="Calibri"/>
          <w:i/>
          <w:iCs/>
          <w:color w:val="156082" w:themeColor="accent1"/>
          <w:rPrChange w:id="50" w:author="Armando Hortua" w:date="2026-01-23T18:21:00Z" w16du:dateUtc="2026-01-23T23:21:00Z">
            <w:rPr>
              <w:rFonts w:ascii="Calibri" w:hAnsi="Calibri" w:cs="Calibri"/>
            </w:rPr>
          </w:rPrChange>
        </w:rPr>
        <w:t xml:space="preserve"> n</w:t>
      </w:r>
      <w:r w:rsidR="00C5261C" w:rsidRPr="009141FD">
        <w:rPr>
          <w:rFonts w:ascii="Calibri" w:hAnsi="Calibri" w:cs="Calibri"/>
          <w:i/>
          <w:iCs/>
          <w:color w:val="156082" w:themeColor="accent1"/>
          <w:rPrChange w:id="51" w:author="Armando Hortua" w:date="2026-01-23T18:21:00Z" w16du:dateUtc="2026-01-23T23:21:00Z">
            <w:rPr>
              <w:rFonts w:ascii="Calibri" w:hAnsi="Calibri" w:cs="Calibri"/>
            </w:rPr>
          </w:rPrChange>
        </w:rPr>
        <w:t>egocios.</w:t>
      </w:r>
    </w:p>
    <w:p w14:paraId="0B2F2B0D" w14:textId="3A8C5F5C" w:rsidR="00970701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Mes 4 (May): Escala digital como canal central</w:t>
      </w:r>
    </w:p>
    <w:p w14:paraId="2B933F95" w14:textId="77777777" w:rsidR="00970701" w:rsidRPr="006A3F77" w:rsidRDefault="00970701" w:rsidP="0085111A">
      <w:p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Objetivo:</w:t>
      </w:r>
      <w:r w:rsidRPr="006A3F77">
        <w:rPr>
          <w:rFonts w:ascii="Calibri" w:hAnsi="Calibri" w:cs="Calibri"/>
        </w:rPr>
        <w:t xml:space="preserve"> bajar fricción y aumentar velocidad.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Stack recomendado:</w:t>
      </w:r>
    </w:p>
    <w:p w14:paraId="13D95B7B" w14:textId="692749B7" w:rsidR="00AF0999" w:rsidRPr="00C338F1" w:rsidRDefault="00AF0999" w:rsidP="0085111A">
      <w:pPr>
        <w:numPr>
          <w:ilvl w:val="0"/>
          <w:numId w:val="11"/>
        </w:numPr>
        <w:spacing w:before="120" w:after="120"/>
        <w:rPr>
          <w:rFonts w:ascii="Calibri" w:hAnsi="Calibri" w:cs="Calibri"/>
          <w:i/>
          <w:iCs/>
          <w:color w:val="156082" w:themeColor="accent1"/>
          <w:rPrChange w:id="52" w:author="Armando Hortua" w:date="2026-01-23T18:29:00Z" w16du:dateUtc="2026-01-23T23:29:00Z">
            <w:rPr>
              <w:rFonts w:ascii="Calibri" w:hAnsi="Calibri" w:cs="Calibri"/>
            </w:rPr>
          </w:rPrChange>
        </w:rPr>
      </w:pPr>
      <w:r w:rsidRPr="00C338F1">
        <w:rPr>
          <w:rFonts w:ascii="Calibri" w:hAnsi="Calibri" w:cs="Calibri"/>
          <w:i/>
          <w:iCs/>
          <w:color w:val="156082" w:themeColor="accent1"/>
          <w:rPrChange w:id="53" w:author="Armando Hortua" w:date="2026-01-23T18:29:00Z" w16du:dateUtc="2026-01-23T23:29:00Z">
            <w:rPr>
              <w:rFonts w:ascii="Calibri" w:hAnsi="Calibri" w:cs="Calibri"/>
            </w:rPr>
          </w:rPrChange>
        </w:rPr>
        <w:t>Seguimiento personalizado y presencial a clientes potenciales.</w:t>
      </w:r>
    </w:p>
    <w:p w14:paraId="4AFAF0E6" w14:textId="75471425" w:rsidR="00970701" w:rsidRPr="006A3F77" w:rsidRDefault="00AF0999" w:rsidP="0085111A">
      <w:pPr>
        <w:numPr>
          <w:ilvl w:val="0"/>
          <w:numId w:val="11"/>
        </w:numPr>
        <w:spacing w:before="120" w:after="120"/>
        <w:rPr>
          <w:rFonts w:ascii="Calibri" w:hAnsi="Calibri" w:cs="Calibri"/>
        </w:rPr>
      </w:pPr>
      <w:r>
        <w:rPr>
          <w:rFonts w:ascii="Calibri" w:hAnsi="Calibri" w:cs="Calibri"/>
        </w:rPr>
        <w:t>Se complementa con a</w:t>
      </w:r>
      <w:r w:rsidR="00970701" w:rsidRPr="006A3F77">
        <w:rPr>
          <w:rFonts w:ascii="Calibri" w:hAnsi="Calibri" w:cs="Calibri"/>
        </w:rPr>
        <w:t xml:space="preserve">nuncios “click to </w:t>
      </w:r>
      <w:r w:rsidR="00970701" w:rsidRPr="00032745">
        <w:rPr>
          <w:rFonts w:ascii="Calibri" w:hAnsi="Calibri" w:cs="Calibri"/>
          <w:b/>
          <w:bCs/>
        </w:rPr>
        <w:t>WhatsApp</w:t>
      </w:r>
      <w:r w:rsidR="00970701" w:rsidRPr="006A3F77">
        <w:rPr>
          <w:rFonts w:ascii="Calibri" w:hAnsi="Calibri" w:cs="Calibri"/>
        </w:rPr>
        <w:t>” y embudos por conversación.</w:t>
      </w:r>
      <w:r>
        <w:rPr>
          <w:rFonts w:ascii="Calibri" w:hAnsi="Calibri" w:cs="Calibri"/>
        </w:rPr>
        <w:t xml:space="preserve"> </w:t>
      </w:r>
      <w:r w:rsidRPr="00032745">
        <w:rPr>
          <w:rFonts w:ascii="Calibri" w:hAnsi="Calibri" w:cs="Calibri"/>
        </w:rPr>
        <w:t xml:space="preserve">Integración WhatsApp–CRM (HubSpot u otro equivalente). </w:t>
      </w:r>
      <w:r w:rsidRPr="00032745">
        <w:rPr>
          <w:rFonts w:ascii="Calibri" w:hAnsi="Calibri" w:cs="Calibri"/>
        </w:rPr>
        <w:br/>
      </w:r>
    </w:p>
    <w:p w14:paraId="3B449F78" w14:textId="3BE91BC3" w:rsidR="00C5261C" w:rsidRPr="00032745" w:rsidRDefault="00AF0999" w:rsidP="00032745">
      <w:pPr>
        <w:spacing w:before="120" w:after="120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Factor clave</w:t>
      </w:r>
      <w:r w:rsidR="00970701" w:rsidRPr="00032745">
        <w:rPr>
          <w:rFonts w:ascii="Calibri" w:hAnsi="Calibri" w:cs="Calibri"/>
          <w:b/>
          <w:bCs/>
        </w:rPr>
        <w:t>:</w:t>
      </w:r>
      <w:r w:rsidR="00970701" w:rsidRPr="0003274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no </w:t>
      </w:r>
      <w:r w:rsidR="00970701" w:rsidRPr="00032745">
        <w:rPr>
          <w:rFonts w:ascii="Calibri" w:hAnsi="Calibri" w:cs="Calibri"/>
        </w:rPr>
        <w:t>depender de “bots genéricos” sin revisar políticas</w:t>
      </w:r>
      <w:r>
        <w:rPr>
          <w:rFonts w:ascii="Calibri" w:hAnsi="Calibri" w:cs="Calibri"/>
        </w:rPr>
        <w:t>.</w:t>
      </w:r>
      <w:r w:rsidR="00970701" w:rsidRPr="00032745">
        <w:rPr>
          <w:rFonts w:ascii="Calibri" w:hAnsi="Calibri" w:cs="Calibri"/>
        </w:rPr>
        <w:t xml:space="preserve"> </w:t>
      </w:r>
    </w:p>
    <w:p w14:paraId="17F8831F" w14:textId="5F6D27A3" w:rsidR="00970701" w:rsidRPr="006A3F77" w:rsidRDefault="00970701" w:rsidP="0085111A">
      <w:p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lastRenderedPageBreak/>
        <w:t xml:space="preserve">Meta ha restringido chatbots de propósito general con cambios que entran en vigor el </w:t>
      </w:r>
      <w:r w:rsidRPr="006A3F77">
        <w:rPr>
          <w:rFonts w:ascii="Calibri" w:hAnsi="Calibri" w:cs="Calibri"/>
          <w:b/>
          <w:bCs/>
        </w:rPr>
        <w:t>15 de enero de 2026</w:t>
      </w:r>
      <w:r w:rsidRPr="006A3F77">
        <w:rPr>
          <w:rFonts w:ascii="Calibri" w:hAnsi="Calibri" w:cs="Calibri"/>
        </w:rPr>
        <w:t xml:space="preserve">. Hay que usar </w:t>
      </w:r>
      <w:r w:rsidR="0024528C" w:rsidRPr="006A3F77">
        <w:rPr>
          <w:rFonts w:ascii="Calibri" w:hAnsi="Calibri" w:cs="Calibri"/>
        </w:rPr>
        <w:t xml:space="preserve">una </w:t>
      </w:r>
      <w:r w:rsidRPr="006A3F77">
        <w:rPr>
          <w:rFonts w:ascii="Calibri" w:hAnsi="Calibri" w:cs="Calibri"/>
        </w:rPr>
        <w:t xml:space="preserve">automatización enfocada a atención/agenda, no “asistentes abiertos”. </w:t>
      </w:r>
    </w:p>
    <w:p w14:paraId="33CAEE64" w14:textId="77777777" w:rsidR="00970701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Mes 5 (Jun): Cierre de primeros casos y prueba social</w:t>
      </w:r>
    </w:p>
    <w:p w14:paraId="3A07699D" w14:textId="77777777" w:rsidR="0024528C" w:rsidRPr="006A3F77" w:rsidRDefault="00970701" w:rsidP="0085111A">
      <w:p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Objetivo:</w:t>
      </w:r>
      <w:r w:rsidRPr="006A3F77">
        <w:rPr>
          <w:rFonts w:ascii="Calibri" w:hAnsi="Calibri" w:cs="Calibri"/>
        </w:rPr>
        <w:t xml:space="preserve"> conseguir </w:t>
      </w:r>
      <w:r w:rsidR="0024528C" w:rsidRPr="00736DAC">
        <w:rPr>
          <w:rFonts w:ascii="Calibri" w:hAnsi="Calibri" w:cs="Calibri"/>
          <w:b/>
          <w:bCs/>
        </w:rPr>
        <w:t>xx</w:t>
      </w:r>
      <w:r w:rsidRPr="006A3F77">
        <w:rPr>
          <w:rFonts w:ascii="Calibri" w:hAnsi="Calibri" w:cs="Calibri"/>
        </w:rPr>
        <w:t xml:space="preserve"> historias reales (comprador Bogotá).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KPIs:</w:t>
      </w:r>
      <w:r w:rsidRPr="006A3F77">
        <w:rPr>
          <w:rFonts w:ascii="Calibri" w:hAnsi="Calibri" w:cs="Calibri"/>
        </w:rPr>
        <w:t xml:space="preserve"> cierres, post-cierre, referidos generados.</w:t>
      </w:r>
    </w:p>
    <w:p w14:paraId="0B2839AA" w14:textId="30DD3D7D" w:rsidR="00970701" w:rsidRPr="006A3F77" w:rsidRDefault="00970701" w:rsidP="0085111A">
      <w:p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br/>
      </w:r>
      <w:r w:rsidR="00270F15">
        <w:rPr>
          <w:rFonts w:ascii="Calibri" w:hAnsi="Calibri" w:cs="Calibri"/>
          <w:b/>
          <w:bCs/>
        </w:rPr>
        <w:t>Factor clave</w:t>
      </w:r>
      <w:r w:rsidRPr="006A3F77">
        <w:rPr>
          <w:rFonts w:ascii="Calibri" w:hAnsi="Calibri" w:cs="Calibri"/>
          <w:b/>
          <w:bCs/>
        </w:rPr>
        <w:t>:</w:t>
      </w:r>
      <w:r w:rsidRPr="006A3F77">
        <w:rPr>
          <w:rFonts w:ascii="Calibri" w:hAnsi="Calibri" w:cs="Calibri"/>
        </w:rPr>
        <w:t xml:space="preserve"> si el proceso de pagos/documentos es lento, el comprador se enfría y se va a </w:t>
      </w:r>
      <w:r w:rsidR="00270F15">
        <w:rPr>
          <w:rFonts w:ascii="Calibri" w:hAnsi="Calibri" w:cs="Calibri"/>
        </w:rPr>
        <w:t>otros proyectos internacionales</w:t>
      </w:r>
      <w:r w:rsidR="00270F15" w:rsidRPr="006A3F77">
        <w:rPr>
          <w:rFonts w:ascii="Calibri" w:hAnsi="Calibri" w:cs="Calibri"/>
        </w:rPr>
        <w:t xml:space="preserve"> </w:t>
      </w:r>
      <w:r w:rsidRPr="006A3F77">
        <w:rPr>
          <w:rFonts w:ascii="Calibri" w:hAnsi="Calibri" w:cs="Calibri"/>
        </w:rPr>
        <w:t>o a un proyecto local.</w:t>
      </w:r>
    </w:p>
    <w:p w14:paraId="2138DF3D" w14:textId="77777777" w:rsidR="00970701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Mes 6 (Jul): Paquetes de inversión y estandarización</w:t>
      </w:r>
    </w:p>
    <w:p w14:paraId="1DD8EEA5" w14:textId="77777777" w:rsidR="00970701" w:rsidRPr="006A3F77" w:rsidRDefault="00970701" w:rsidP="0085111A">
      <w:p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Objetivo:</w:t>
      </w:r>
      <w:r w:rsidRPr="006A3F77">
        <w:rPr>
          <w:rFonts w:ascii="Calibri" w:hAnsi="Calibri" w:cs="Calibri"/>
        </w:rPr>
        <w:t xml:space="preserve"> convertir conocimiento en “productos” fáciles.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Entregables:</w:t>
      </w:r>
    </w:p>
    <w:p w14:paraId="2647EE5C" w14:textId="2381927A" w:rsidR="00970701" w:rsidRPr="00344A74" w:rsidRDefault="00970701" w:rsidP="0085111A">
      <w:pPr>
        <w:numPr>
          <w:ilvl w:val="0"/>
          <w:numId w:val="12"/>
        </w:numPr>
        <w:spacing w:before="120" w:after="120"/>
        <w:rPr>
          <w:rFonts w:ascii="Calibri" w:hAnsi="Calibri" w:cs="Calibri"/>
          <w:i/>
          <w:iCs/>
          <w:color w:val="156082" w:themeColor="accent1"/>
          <w:rPrChange w:id="54" w:author="Armando Hortua" w:date="2026-01-23T18:31:00Z" w16du:dateUtc="2026-01-23T23:31:00Z">
            <w:rPr>
              <w:rFonts w:ascii="Calibri" w:hAnsi="Calibri" w:cs="Calibri"/>
            </w:rPr>
          </w:rPrChange>
        </w:rPr>
      </w:pPr>
      <w:r w:rsidRPr="00344A74">
        <w:rPr>
          <w:rFonts w:ascii="Calibri" w:hAnsi="Calibri" w:cs="Calibri"/>
          <w:i/>
          <w:iCs/>
          <w:color w:val="156082" w:themeColor="accent1"/>
          <w:rPrChange w:id="55" w:author="Armando Hortua" w:date="2026-01-23T18:31:00Z" w16du:dateUtc="2026-01-23T23:31:00Z">
            <w:rPr>
              <w:rFonts w:ascii="Calibri" w:hAnsi="Calibri" w:cs="Calibri"/>
            </w:rPr>
          </w:rPrChange>
        </w:rPr>
        <w:t xml:space="preserve">“Kit Inversionista Bogotá”: </w:t>
      </w:r>
      <w:r w:rsidR="001329AD" w:rsidRPr="00344A74">
        <w:rPr>
          <w:rFonts w:ascii="Calibri" w:hAnsi="Calibri" w:cs="Calibri"/>
          <w:i/>
          <w:iCs/>
          <w:color w:val="156082" w:themeColor="accent1"/>
          <w:rPrChange w:id="56" w:author="Armando Hortua" w:date="2026-01-23T18:31:00Z" w16du:dateUtc="2026-01-23T23:31:00Z">
            <w:rPr>
              <w:rFonts w:ascii="Calibri" w:hAnsi="Calibri" w:cs="Calibri"/>
            </w:rPr>
          </w:rPrChange>
        </w:rPr>
        <w:t>Checklist</w:t>
      </w:r>
      <w:r w:rsidRPr="00344A74">
        <w:rPr>
          <w:rFonts w:ascii="Calibri" w:hAnsi="Calibri" w:cs="Calibri"/>
          <w:i/>
          <w:iCs/>
          <w:color w:val="156082" w:themeColor="accent1"/>
          <w:rPrChange w:id="57" w:author="Armando Hortua" w:date="2026-01-23T18:31:00Z" w16du:dateUtc="2026-01-23T23:31:00Z">
            <w:rPr>
              <w:rFonts w:ascii="Calibri" w:hAnsi="Calibri" w:cs="Calibri"/>
            </w:rPr>
          </w:rPrChange>
        </w:rPr>
        <w:t>, timeline, costos típicos, riesgos.</w:t>
      </w:r>
    </w:p>
    <w:p w14:paraId="2BBAC88F" w14:textId="70D2F7E5" w:rsidR="00A85003" w:rsidRPr="00344A74" w:rsidRDefault="00A85003" w:rsidP="0085111A">
      <w:pPr>
        <w:pStyle w:val="NormalWeb"/>
        <w:spacing w:before="120" w:beforeAutospacing="0" w:after="120" w:afterAutospacing="0"/>
        <w:rPr>
          <w:rFonts w:ascii="Calibri" w:eastAsiaTheme="minorHAnsi" w:hAnsi="Calibri" w:cs="Calibri"/>
          <w:i/>
          <w:iCs/>
          <w:color w:val="156082" w:themeColor="accent1"/>
          <w:kern w:val="2"/>
          <w:sz w:val="22"/>
          <w:szCs w:val="22"/>
          <w:lang w:eastAsia="en-US"/>
          <w14:ligatures w14:val="standardContextual"/>
          <w:rPrChange w:id="58" w:author="Armando Hortua" w:date="2026-01-23T18:31:00Z" w16du:dateUtc="2026-01-23T23:31:00Z">
            <w:rPr>
              <w:rFonts w:ascii="Calibri" w:eastAsiaTheme="minorHAnsi" w:hAnsi="Calibri" w:cs="Calibri"/>
              <w:kern w:val="2"/>
              <w:sz w:val="22"/>
              <w:szCs w:val="22"/>
              <w:lang w:eastAsia="en-US"/>
              <w14:ligatures w14:val="standardContextual"/>
            </w:rPr>
          </w:rPrChange>
        </w:rPr>
      </w:pPr>
      <w:r w:rsidRPr="00344A74">
        <w:rPr>
          <w:rFonts w:ascii="Calibri" w:eastAsiaTheme="minorHAnsi" w:hAnsi="Calibri" w:cs="Calibri"/>
          <w:i/>
          <w:iCs/>
          <w:color w:val="156082" w:themeColor="accent1"/>
          <w:kern w:val="2"/>
          <w:sz w:val="22"/>
          <w:szCs w:val="22"/>
          <w:lang w:eastAsia="en-US"/>
          <w14:ligatures w14:val="standardContextual"/>
          <w:rPrChange w:id="59" w:author="Armando Hortua" w:date="2026-01-23T18:31:00Z" w16du:dateUtc="2026-01-23T23:31:00Z">
            <w:rPr>
              <w:rFonts w:ascii="Calibri" w:eastAsiaTheme="minorHAnsi" w:hAnsi="Calibri" w:cs="Calibri"/>
              <w:kern w:val="2"/>
              <w:sz w:val="22"/>
              <w:szCs w:val="22"/>
              <w:lang w:eastAsia="en-US"/>
              <w14:ligatures w14:val="standardContextual"/>
            </w:rPr>
          </w:rPrChange>
        </w:rPr>
        <w:t>Además del “Kit inversionista”, crear 3 rutas (sin complicar):</w:t>
      </w:r>
    </w:p>
    <w:p w14:paraId="37ACF017" w14:textId="77777777" w:rsidR="00A85003" w:rsidRPr="00344A74" w:rsidRDefault="00A85003" w:rsidP="0085111A">
      <w:pPr>
        <w:pStyle w:val="NormalWeb"/>
        <w:numPr>
          <w:ilvl w:val="0"/>
          <w:numId w:val="12"/>
        </w:numPr>
        <w:spacing w:before="120" w:beforeAutospacing="0" w:after="120" w:afterAutospacing="0"/>
        <w:rPr>
          <w:rFonts w:ascii="Calibri" w:eastAsiaTheme="minorHAnsi" w:hAnsi="Calibri" w:cs="Calibri"/>
          <w:i/>
          <w:iCs/>
          <w:color w:val="156082" w:themeColor="accent1"/>
          <w:kern w:val="2"/>
          <w:sz w:val="22"/>
          <w:szCs w:val="22"/>
          <w:lang w:eastAsia="en-US"/>
          <w14:ligatures w14:val="standardContextual"/>
          <w:rPrChange w:id="60" w:author="Armando Hortua" w:date="2026-01-23T18:31:00Z" w16du:dateUtc="2026-01-23T23:31:00Z">
            <w:rPr>
              <w:rFonts w:ascii="Calibri" w:eastAsiaTheme="minorHAnsi" w:hAnsi="Calibri" w:cs="Calibri"/>
              <w:kern w:val="2"/>
              <w:sz w:val="22"/>
              <w:szCs w:val="22"/>
              <w:lang w:eastAsia="en-US"/>
              <w14:ligatures w14:val="standardContextual"/>
            </w:rPr>
          </w:rPrChange>
        </w:rPr>
      </w:pPr>
      <w:r w:rsidRPr="00344A74">
        <w:rPr>
          <w:rFonts w:ascii="Calibri" w:eastAsiaTheme="minorHAnsi" w:hAnsi="Calibri" w:cs="Calibri"/>
          <w:b/>
          <w:bCs/>
          <w:i/>
          <w:iCs/>
          <w:color w:val="156082" w:themeColor="accent1"/>
          <w:kern w:val="2"/>
          <w:sz w:val="22"/>
          <w:szCs w:val="22"/>
          <w:lang w:eastAsia="en-US"/>
          <w14:ligatures w14:val="standardContextual"/>
          <w:rPrChange w:id="61" w:author="Armando Hortua" w:date="2026-01-23T18:31:00Z" w16du:dateUtc="2026-01-23T23:31:00Z">
            <w:rPr>
              <w:rFonts w:ascii="Calibri" w:eastAsiaTheme="minorHAnsi" w:hAnsi="Calibri" w:cs="Calibri"/>
              <w:b/>
              <w:bCs/>
              <w:kern w:val="2"/>
              <w:sz w:val="22"/>
              <w:szCs w:val="22"/>
              <w:lang w:eastAsia="en-US"/>
              <w14:ligatures w14:val="standardContextual"/>
            </w:rPr>
          </w:rPrChange>
        </w:rPr>
        <w:t>Ruta Esencial:</w:t>
      </w:r>
      <w:r w:rsidRPr="00344A74">
        <w:rPr>
          <w:rFonts w:ascii="Calibri" w:eastAsiaTheme="minorHAnsi" w:hAnsi="Calibri" w:cs="Calibri"/>
          <w:i/>
          <w:iCs/>
          <w:color w:val="156082" w:themeColor="accent1"/>
          <w:kern w:val="2"/>
          <w:sz w:val="22"/>
          <w:szCs w:val="22"/>
          <w:lang w:eastAsia="en-US"/>
          <w14:ligatures w14:val="standardContextual"/>
          <w:rPrChange w:id="62" w:author="Armando Hortua" w:date="2026-01-23T18:31:00Z" w16du:dateUtc="2026-01-23T23:31:00Z">
            <w:rPr>
              <w:rFonts w:ascii="Calibri" w:eastAsiaTheme="minorHAnsi" w:hAnsi="Calibri" w:cs="Calibri"/>
              <w:kern w:val="2"/>
              <w:sz w:val="22"/>
              <w:szCs w:val="22"/>
              <w:lang w:eastAsia="en-US"/>
              <w14:ligatures w14:val="standardContextual"/>
            </w:rPr>
          </w:rPrChange>
        </w:rPr>
        <w:t xml:space="preserve"> compra directa + guía de costos + ruta legal.</w:t>
      </w:r>
    </w:p>
    <w:p w14:paraId="0083698B" w14:textId="77777777" w:rsidR="00A85003" w:rsidRPr="00344A74" w:rsidRDefault="00A85003" w:rsidP="0085111A">
      <w:pPr>
        <w:pStyle w:val="NormalWeb"/>
        <w:numPr>
          <w:ilvl w:val="0"/>
          <w:numId w:val="12"/>
        </w:numPr>
        <w:spacing w:before="120" w:beforeAutospacing="0" w:after="120" w:afterAutospacing="0"/>
        <w:rPr>
          <w:rFonts w:ascii="Calibri" w:eastAsiaTheme="minorHAnsi" w:hAnsi="Calibri" w:cs="Calibri"/>
          <w:i/>
          <w:iCs/>
          <w:color w:val="156082" w:themeColor="accent1"/>
          <w:kern w:val="2"/>
          <w:sz w:val="22"/>
          <w:szCs w:val="22"/>
          <w:lang w:eastAsia="en-US"/>
          <w14:ligatures w14:val="standardContextual"/>
          <w:rPrChange w:id="63" w:author="Armando Hortua" w:date="2026-01-23T18:31:00Z" w16du:dateUtc="2026-01-23T23:31:00Z">
            <w:rPr>
              <w:rFonts w:ascii="Calibri" w:eastAsiaTheme="minorHAnsi" w:hAnsi="Calibri" w:cs="Calibri"/>
              <w:kern w:val="2"/>
              <w:sz w:val="22"/>
              <w:szCs w:val="22"/>
              <w:lang w:eastAsia="en-US"/>
              <w14:ligatures w14:val="standardContextual"/>
            </w:rPr>
          </w:rPrChange>
        </w:rPr>
      </w:pPr>
      <w:r w:rsidRPr="00344A74">
        <w:rPr>
          <w:rFonts w:ascii="Calibri" w:eastAsiaTheme="minorHAnsi" w:hAnsi="Calibri" w:cs="Calibri"/>
          <w:b/>
          <w:bCs/>
          <w:i/>
          <w:iCs/>
          <w:color w:val="156082" w:themeColor="accent1"/>
          <w:kern w:val="2"/>
          <w:sz w:val="22"/>
          <w:szCs w:val="22"/>
          <w:lang w:eastAsia="en-US"/>
          <w14:ligatures w14:val="standardContextual"/>
          <w:rPrChange w:id="64" w:author="Armando Hortua" w:date="2026-01-23T18:31:00Z" w16du:dateUtc="2026-01-23T23:31:00Z">
            <w:rPr>
              <w:rFonts w:ascii="Calibri" w:eastAsiaTheme="minorHAnsi" w:hAnsi="Calibri" w:cs="Calibri"/>
              <w:b/>
              <w:bCs/>
              <w:kern w:val="2"/>
              <w:sz w:val="22"/>
              <w:szCs w:val="22"/>
              <w:lang w:eastAsia="en-US"/>
              <w14:ligatures w14:val="standardContextual"/>
            </w:rPr>
          </w:rPrChange>
        </w:rPr>
        <w:t>Ruta Patrimonial:</w:t>
      </w:r>
      <w:r w:rsidRPr="00344A74">
        <w:rPr>
          <w:rFonts w:ascii="Calibri" w:eastAsiaTheme="minorHAnsi" w:hAnsi="Calibri" w:cs="Calibri"/>
          <w:i/>
          <w:iCs/>
          <w:color w:val="156082" w:themeColor="accent1"/>
          <w:kern w:val="2"/>
          <w:sz w:val="22"/>
          <w:szCs w:val="22"/>
          <w:lang w:eastAsia="en-US"/>
          <w14:ligatures w14:val="standardContextual"/>
          <w:rPrChange w:id="65" w:author="Armando Hortua" w:date="2026-01-23T18:31:00Z" w16du:dateUtc="2026-01-23T23:31:00Z">
            <w:rPr>
              <w:rFonts w:ascii="Calibri" w:eastAsiaTheme="minorHAnsi" w:hAnsi="Calibri" w:cs="Calibri"/>
              <w:kern w:val="2"/>
              <w:sz w:val="22"/>
              <w:szCs w:val="22"/>
              <w:lang w:eastAsia="en-US"/>
              <w14:ligatures w14:val="standardContextual"/>
            </w:rPr>
          </w:rPrChange>
        </w:rPr>
        <w:t xml:space="preserve"> diagnóstico tributario/patrimonial + estructura recomendada por aliados + coordinación de cierre.</w:t>
      </w:r>
    </w:p>
    <w:p w14:paraId="2771B1D4" w14:textId="0560E9AB" w:rsidR="00A85003" w:rsidRPr="00344A74" w:rsidRDefault="00A85003" w:rsidP="0085111A">
      <w:pPr>
        <w:pStyle w:val="NormalWeb"/>
        <w:numPr>
          <w:ilvl w:val="0"/>
          <w:numId w:val="12"/>
        </w:numPr>
        <w:spacing w:before="120" w:beforeAutospacing="0" w:after="120" w:afterAutospacing="0"/>
        <w:rPr>
          <w:rFonts w:ascii="Calibri" w:eastAsiaTheme="minorHAnsi" w:hAnsi="Calibri" w:cs="Calibri"/>
          <w:i/>
          <w:iCs/>
          <w:color w:val="156082" w:themeColor="accent1"/>
          <w:kern w:val="2"/>
          <w:sz w:val="22"/>
          <w:szCs w:val="22"/>
          <w:lang w:eastAsia="en-US"/>
          <w14:ligatures w14:val="standardContextual"/>
          <w:rPrChange w:id="66" w:author="Armando Hortua" w:date="2026-01-23T18:31:00Z" w16du:dateUtc="2026-01-23T23:31:00Z">
            <w:rPr>
              <w:rFonts w:ascii="Calibri" w:eastAsiaTheme="minorHAnsi" w:hAnsi="Calibri" w:cs="Calibri"/>
              <w:kern w:val="2"/>
              <w:sz w:val="22"/>
              <w:szCs w:val="22"/>
              <w:lang w:eastAsia="en-US"/>
              <w14:ligatures w14:val="standardContextual"/>
            </w:rPr>
          </w:rPrChange>
        </w:rPr>
      </w:pPr>
      <w:r w:rsidRPr="00344A74">
        <w:rPr>
          <w:rFonts w:ascii="Calibri" w:eastAsiaTheme="minorHAnsi" w:hAnsi="Calibri" w:cs="Calibri"/>
          <w:b/>
          <w:bCs/>
          <w:i/>
          <w:iCs/>
          <w:color w:val="156082" w:themeColor="accent1"/>
          <w:kern w:val="2"/>
          <w:sz w:val="22"/>
          <w:szCs w:val="22"/>
          <w:lang w:eastAsia="en-US"/>
          <w14:ligatures w14:val="standardContextual"/>
          <w:rPrChange w:id="67" w:author="Armando Hortua" w:date="2026-01-23T18:31:00Z" w16du:dateUtc="2026-01-23T23:31:00Z">
            <w:rPr>
              <w:rFonts w:ascii="Calibri" w:eastAsiaTheme="minorHAnsi" w:hAnsi="Calibri" w:cs="Calibri"/>
              <w:b/>
              <w:bCs/>
              <w:kern w:val="2"/>
              <w:sz w:val="22"/>
              <w:szCs w:val="22"/>
              <w:lang w:eastAsia="en-US"/>
              <w14:ligatures w14:val="standardContextual"/>
            </w:rPr>
          </w:rPrChange>
        </w:rPr>
        <w:t>Ruta Family Office:</w:t>
      </w:r>
      <w:r w:rsidRPr="00344A74">
        <w:rPr>
          <w:rFonts w:ascii="Calibri" w:eastAsiaTheme="minorHAnsi" w:hAnsi="Calibri" w:cs="Calibri"/>
          <w:i/>
          <w:iCs/>
          <w:color w:val="156082" w:themeColor="accent1"/>
          <w:kern w:val="2"/>
          <w:sz w:val="22"/>
          <w:szCs w:val="22"/>
          <w:lang w:eastAsia="en-US"/>
          <w14:ligatures w14:val="standardContextual"/>
          <w:rPrChange w:id="68" w:author="Armando Hortua" w:date="2026-01-23T18:31:00Z" w16du:dateUtc="2026-01-23T23:31:00Z">
            <w:rPr>
              <w:rFonts w:ascii="Calibri" w:eastAsiaTheme="minorHAnsi" w:hAnsi="Calibri" w:cs="Calibri"/>
              <w:kern w:val="2"/>
              <w:sz w:val="22"/>
              <w:szCs w:val="22"/>
              <w:lang w:eastAsia="en-US"/>
              <w14:ligatures w14:val="standardContextual"/>
            </w:rPr>
          </w:rPrChange>
        </w:rPr>
        <w:t xml:space="preserve"> lo anterior + acompañamiento de gobierno patrimonial (si aplica) y reporting.</w:t>
      </w:r>
    </w:p>
    <w:p w14:paraId="11E2A390" w14:textId="0DC3B834" w:rsidR="001B4982" w:rsidRPr="001B4982" w:rsidRDefault="00736DAC" w:rsidP="00736DAC">
      <w:pPr>
        <w:spacing w:before="120" w:after="120"/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>Apoyados siempre en s</w:t>
      </w:r>
      <w:r w:rsidR="00970701" w:rsidRPr="001B4982">
        <w:rPr>
          <w:rFonts w:ascii="Calibri" w:hAnsi="Calibri" w:cs="Calibri"/>
        </w:rPr>
        <w:t>imuladores simples: cuota inicial / cronograma / renta esperada (rangos, no promesas).</w:t>
      </w:r>
      <w:r w:rsidR="00970701" w:rsidRPr="001B4982">
        <w:rPr>
          <w:rFonts w:ascii="Calibri" w:hAnsi="Calibri" w:cs="Calibri"/>
        </w:rPr>
        <w:br/>
      </w:r>
      <w:r w:rsidR="00970701" w:rsidRPr="001B4982">
        <w:rPr>
          <w:rFonts w:ascii="Calibri" w:hAnsi="Calibri" w:cs="Calibri"/>
          <w:b/>
          <w:bCs/>
        </w:rPr>
        <w:t>KPIs:</w:t>
      </w:r>
      <w:r w:rsidR="00970701" w:rsidRPr="001B4982">
        <w:rPr>
          <w:rFonts w:ascii="Calibri" w:hAnsi="Calibri" w:cs="Calibri"/>
        </w:rPr>
        <w:t xml:space="preserve"> reducción de tiempo a cierre, caída por objeción “proceso”.</w:t>
      </w:r>
      <w:r w:rsidR="00970701" w:rsidRPr="001B4982">
        <w:rPr>
          <w:rFonts w:ascii="Calibri" w:hAnsi="Calibri" w:cs="Calibri"/>
        </w:rPr>
        <w:br/>
      </w:r>
    </w:p>
    <w:p w14:paraId="308FFEAA" w14:textId="675504E5" w:rsidR="00970701" w:rsidRPr="001B4982" w:rsidRDefault="000F3062" w:rsidP="0085111A">
      <w:pPr>
        <w:spacing w:before="120" w:after="12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Factor clave</w:t>
      </w:r>
      <w:r w:rsidR="00970701" w:rsidRPr="001B4982">
        <w:rPr>
          <w:rFonts w:ascii="Calibri" w:hAnsi="Calibri" w:cs="Calibri"/>
          <w:b/>
          <w:bCs/>
        </w:rPr>
        <w:t>:</w:t>
      </w:r>
      <w:r w:rsidR="00970701" w:rsidRPr="001B498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no </w:t>
      </w:r>
      <w:r w:rsidR="00970701" w:rsidRPr="001B4982">
        <w:rPr>
          <w:rFonts w:ascii="Calibri" w:hAnsi="Calibri" w:cs="Calibri"/>
        </w:rPr>
        <w:t xml:space="preserve">prometer rentas fijas o plusvalías “garantizadas”. Eso se devuelve como </w:t>
      </w:r>
      <w:r w:rsidR="00736DAC">
        <w:rPr>
          <w:rFonts w:ascii="Calibri" w:hAnsi="Calibri" w:cs="Calibri"/>
        </w:rPr>
        <w:t xml:space="preserve">mala </w:t>
      </w:r>
      <w:r w:rsidR="00970701" w:rsidRPr="001B4982">
        <w:rPr>
          <w:rFonts w:ascii="Calibri" w:hAnsi="Calibri" w:cs="Calibri"/>
        </w:rPr>
        <w:t>reputación.</w:t>
      </w:r>
    </w:p>
    <w:p w14:paraId="1F297EED" w14:textId="77777777" w:rsidR="00970701" w:rsidRPr="003F2524" w:rsidRDefault="00970701" w:rsidP="0085111A">
      <w:pPr>
        <w:spacing w:before="120" w:after="120"/>
        <w:rPr>
          <w:rFonts w:ascii="Calibri" w:hAnsi="Calibri" w:cs="Calibri"/>
          <w:b/>
          <w:bCs/>
          <w:i/>
          <w:iCs/>
          <w:color w:val="156082" w:themeColor="accent1"/>
          <w:rPrChange w:id="69" w:author="Armando Hortua" w:date="2026-01-23T18:33:00Z" w16du:dateUtc="2026-01-23T23:33:00Z">
            <w:rPr>
              <w:rFonts w:ascii="Calibri" w:hAnsi="Calibri" w:cs="Calibri"/>
              <w:b/>
              <w:bCs/>
            </w:rPr>
          </w:rPrChange>
        </w:rPr>
      </w:pPr>
      <w:r w:rsidRPr="00EE02EE">
        <w:rPr>
          <w:rFonts w:ascii="Calibri" w:hAnsi="Calibri" w:cs="Calibri"/>
          <w:b/>
          <w:bCs/>
          <w:i/>
          <w:iCs/>
          <w:color w:val="156082" w:themeColor="accent1"/>
          <w:highlight w:val="cyan"/>
          <w:rPrChange w:id="70" w:author="Armando Hortua" w:date="2026-01-23T18:42:00Z" w16du:dateUtc="2026-01-23T23:42:00Z">
            <w:rPr>
              <w:rFonts w:ascii="Calibri" w:hAnsi="Calibri" w:cs="Calibri"/>
              <w:b/>
              <w:bCs/>
            </w:rPr>
          </w:rPrChange>
        </w:rPr>
        <w:t>Mes 7 (Ago): Gran Salón Inmobiliario 2026 (hito de marca y demanda)</w:t>
      </w:r>
    </w:p>
    <w:p w14:paraId="6CD09681" w14:textId="77777777" w:rsidR="0024528C" w:rsidRPr="003F2524" w:rsidRDefault="00970701" w:rsidP="0085111A">
      <w:pPr>
        <w:spacing w:before="120" w:after="120"/>
        <w:rPr>
          <w:rFonts w:ascii="Calibri" w:hAnsi="Calibri" w:cs="Calibri"/>
          <w:b/>
          <w:bCs/>
          <w:i/>
          <w:iCs/>
          <w:color w:val="156082" w:themeColor="accent1"/>
          <w:rPrChange w:id="71" w:author="Armando Hortua" w:date="2026-01-23T18:33:00Z" w16du:dateUtc="2026-01-23T23:33:00Z">
            <w:rPr>
              <w:rFonts w:ascii="Calibri" w:hAnsi="Calibri" w:cs="Calibri"/>
              <w:b/>
              <w:bCs/>
            </w:rPr>
          </w:rPrChange>
        </w:rPr>
      </w:pPr>
      <w:r w:rsidRPr="003F2524">
        <w:rPr>
          <w:rFonts w:ascii="Calibri" w:hAnsi="Calibri" w:cs="Calibri"/>
          <w:b/>
          <w:bCs/>
          <w:i/>
          <w:iCs/>
          <w:color w:val="156082" w:themeColor="accent1"/>
          <w:rPrChange w:id="72" w:author="Armando Hortua" w:date="2026-01-23T18:33:00Z" w16du:dateUtc="2026-01-23T23:33:00Z">
            <w:rPr>
              <w:rFonts w:ascii="Calibri" w:hAnsi="Calibri" w:cs="Calibri"/>
              <w:b/>
              <w:bCs/>
            </w:rPr>
          </w:rPrChange>
        </w:rPr>
        <w:t>Objetivo:</w:t>
      </w:r>
      <w:r w:rsidRPr="003F2524">
        <w:rPr>
          <w:rFonts w:ascii="Calibri" w:hAnsi="Calibri" w:cs="Calibri"/>
          <w:i/>
          <w:iCs/>
          <w:color w:val="156082" w:themeColor="accent1"/>
          <w:rPrChange w:id="73" w:author="Armando Hortua" w:date="2026-01-23T18:33:00Z" w16du:dateUtc="2026-01-23T23:33:00Z">
            <w:rPr>
              <w:rFonts w:ascii="Calibri" w:hAnsi="Calibri" w:cs="Calibri"/>
            </w:rPr>
          </w:rPrChange>
        </w:rPr>
        <w:t xml:space="preserve"> capturar volumen y alianzas.</w:t>
      </w:r>
      <w:r w:rsidRPr="003F2524">
        <w:rPr>
          <w:rFonts w:ascii="Calibri" w:hAnsi="Calibri" w:cs="Calibri"/>
          <w:i/>
          <w:iCs/>
          <w:color w:val="156082" w:themeColor="accent1"/>
          <w:rPrChange w:id="74" w:author="Armando Hortua" w:date="2026-01-23T18:33:00Z" w16du:dateUtc="2026-01-23T23:33:00Z">
            <w:rPr>
              <w:rFonts w:ascii="Calibri" w:hAnsi="Calibri" w:cs="Calibri"/>
            </w:rPr>
          </w:rPrChange>
        </w:rPr>
        <w:br/>
      </w:r>
      <w:r w:rsidRPr="003F2524">
        <w:rPr>
          <w:rFonts w:ascii="Calibri" w:hAnsi="Calibri" w:cs="Calibri"/>
          <w:b/>
          <w:bCs/>
          <w:i/>
          <w:iCs/>
          <w:color w:val="156082" w:themeColor="accent1"/>
          <w:rPrChange w:id="75" w:author="Armando Hortua" w:date="2026-01-23T18:33:00Z" w16du:dateUtc="2026-01-23T23:33:00Z">
            <w:rPr>
              <w:rFonts w:ascii="Calibri" w:hAnsi="Calibri" w:cs="Calibri"/>
              <w:b/>
              <w:bCs/>
            </w:rPr>
          </w:rPrChange>
        </w:rPr>
        <w:t>Hito recomendado:</w:t>
      </w:r>
      <w:r w:rsidRPr="003F2524">
        <w:rPr>
          <w:rFonts w:ascii="Calibri" w:hAnsi="Calibri" w:cs="Calibri"/>
          <w:i/>
          <w:iCs/>
          <w:color w:val="156082" w:themeColor="accent1"/>
          <w:rPrChange w:id="76" w:author="Armando Hortua" w:date="2026-01-23T18:33:00Z" w16du:dateUtc="2026-01-23T23:33:00Z">
            <w:rPr>
              <w:rFonts w:ascii="Calibri" w:hAnsi="Calibri" w:cs="Calibri"/>
            </w:rPr>
          </w:rPrChange>
        </w:rPr>
        <w:t xml:space="preserve"> stand + agenda privada paralela. El evento está previsto </w:t>
      </w:r>
      <w:r w:rsidRPr="003F2524">
        <w:rPr>
          <w:rFonts w:ascii="Calibri" w:hAnsi="Calibri" w:cs="Calibri"/>
          <w:b/>
          <w:bCs/>
          <w:i/>
          <w:iCs/>
          <w:color w:val="156082" w:themeColor="accent1"/>
          <w:rPrChange w:id="77" w:author="Armando Hortua" w:date="2026-01-23T18:33:00Z" w16du:dateUtc="2026-01-23T23:33:00Z">
            <w:rPr>
              <w:rFonts w:ascii="Calibri" w:hAnsi="Calibri" w:cs="Calibri"/>
              <w:b/>
              <w:bCs/>
            </w:rPr>
          </w:rPrChange>
        </w:rPr>
        <w:t>del 20 al 23 de agosto de 2026</w:t>
      </w:r>
      <w:r w:rsidRPr="003F2524">
        <w:rPr>
          <w:rFonts w:ascii="Calibri" w:hAnsi="Calibri" w:cs="Calibri"/>
          <w:i/>
          <w:iCs/>
          <w:color w:val="156082" w:themeColor="accent1"/>
          <w:rPrChange w:id="78" w:author="Armando Hortua" w:date="2026-01-23T18:33:00Z" w16du:dateUtc="2026-01-23T23:33:00Z">
            <w:rPr>
              <w:rFonts w:ascii="Calibri" w:hAnsi="Calibri" w:cs="Calibri"/>
            </w:rPr>
          </w:rPrChange>
        </w:rPr>
        <w:t xml:space="preserve"> en Corferias. </w:t>
      </w:r>
      <w:r w:rsidRPr="003F2524">
        <w:rPr>
          <w:rFonts w:ascii="Calibri" w:hAnsi="Calibri" w:cs="Calibri"/>
          <w:i/>
          <w:iCs/>
          <w:color w:val="156082" w:themeColor="accent1"/>
          <w:rPrChange w:id="79" w:author="Armando Hortua" w:date="2026-01-23T18:33:00Z" w16du:dateUtc="2026-01-23T23:33:00Z">
            <w:rPr>
              <w:rFonts w:ascii="Calibri" w:hAnsi="Calibri" w:cs="Calibri"/>
            </w:rPr>
          </w:rPrChange>
        </w:rPr>
        <w:br/>
      </w:r>
      <w:r w:rsidRPr="003F2524">
        <w:rPr>
          <w:rFonts w:ascii="Calibri" w:hAnsi="Calibri" w:cs="Calibri"/>
          <w:b/>
          <w:bCs/>
          <w:i/>
          <w:iCs/>
          <w:color w:val="156082" w:themeColor="accent1"/>
          <w:rPrChange w:id="80" w:author="Armando Hortua" w:date="2026-01-23T18:33:00Z" w16du:dateUtc="2026-01-23T23:33:00Z">
            <w:rPr>
              <w:rFonts w:ascii="Calibri" w:hAnsi="Calibri" w:cs="Calibri"/>
              <w:b/>
              <w:bCs/>
            </w:rPr>
          </w:rPrChange>
        </w:rPr>
        <w:t>KPIs:</w:t>
      </w:r>
      <w:r w:rsidRPr="003F2524">
        <w:rPr>
          <w:rFonts w:ascii="Calibri" w:hAnsi="Calibri" w:cs="Calibri"/>
          <w:i/>
          <w:iCs/>
          <w:color w:val="156082" w:themeColor="accent1"/>
          <w:rPrChange w:id="81" w:author="Armando Hortua" w:date="2026-01-23T18:33:00Z" w16du:dateUtc="2026-01-23T23:33:00Z">
            <w:rPr>
              <w:rFonts w:ascii="Calibri" w:hAnsi="Calibri" w:cs="Calibri"/>
            </w:rPr>
          </w:rPrChange>
        </w:rPr>
        <w:t xml:space="preserve"> leads del evento, % calificados, citas agendadas en sitio.</w:t>
      </w:r>
      <w:r w:rsidRPr="003F2524">
        <w:rPr>
          <w:rFonts w:ascii="Calibri" w:hAnsi="Calibri" w:cs="Calibri"/>
          <w:i/>
          <w:iCs/>
          <w:color w:val="156082" w:themeColor="accent1"/>
          <w:rPrChange w:id="82" w:author="Armando Hortua" w:date="2026-01-23T18:33:00Z" w16du:dateUtc="2026-01-23T23:33:00Z">
            <w:rPr>
              <w:rFonts w:ascii="Calibri" w:hAnsi="Calibri" w:cs="Calibri"/>
            </w:rPr>
          </w:rPrChange>
        </w:rPr>
        <w:br/>
      </w:r>
    </w:p>
    <w:p w14:paraId="15F7024C" w14:textId="65465C1E" w:rsidR="00970701" w:rsidRPr="00A96A36" w:rsidRDefault="000F3062" w:rsidP="0085111A">
      <w:pPr>
        <w:spacing w:before="120" w:after="120"/>
        <w:rPr>
          <w:rFonts w:ascii="Calibri" w:hAnsi="Calibri" w:cs="Calibri"/>
          <w:i/>
          <w:iCs/>
          <w:color w:val="156082" w:themeColor="accent1"/>
          <w:rPrChange w:id="83" w:author="Armando Hortua" w:date="2026-01-23T18:43:00Z" w16du:dateUtc="2026-01-23T23:43:00Z">
            <w:rPr>
              <w:rFonts w:ascii="Calibri" w:hAnsi="Calibri" w:cs="Calibri"/>
            </w:rPr>
          </w:rPrChange>
        </w:rPr>
      </w:pPr>
      <w:r w:rsidRPr="00A96A36">
        <w:rPr>
          <w:rFonts w:ascii="Calibri" w:hAnsi="Calibri" w:cs="Calibri"/>
          <w:b/>
          <w:bCs/>
          <w:i/>
          <w:iCs/>
          <w:color w:val="156082" w:themeColor="accent1"/>
          <w:rPrChange w:id="84" w:author="Armando Hortua" w:date="2026-01-23T18:43:00Z" w16du:dateUtc="2026-01-23T23:43:00Z">
            <w:rPr>
              <w:rFonts w:ascii="Calibri" w:hAnsi="Calibri" w:cs="Calibri"/>
              <w:b/>
              <w:bCs/>
            </w:rPr>
          </w:rPrChange>
        </w:rPr>
        <w:t>Factor clave</w:t>
      </w:r>
      <w:r w:rsidR="00970701" w:rsidRPr="00A96A36">
        <w:rPr>
          <w:rFonts w:ascii="Calibri" w:hAnsi="Calibri" w:cs="Calibri"/>
          <w:b/>
          <w:bCs/>
          <w:i/>
          <w:iCs/>
          <w:color w:val="156082" w:themeColor="accent1"/>
          <w:rPrChange w:id="85" w:author="Armando Hortua" w:date="2026-01-23T18:43:00Z" w16du:dateUtc="2026-01-23T23:43:00Z">
            <w:rPr>
              <w:rFonts w:ascii="Calibri" w:hAnsi="Calibri" w:cs="Calibri"/>
              <w:b/>
              <w:bCs/>
            </w:rPr>
          </w:rPrChange>
        </w:rPr>
        <w:t>:</w:t>
      </w:r>
      <w:r w:rsidR="00970701" w:rsidRPr="00A96A36">
        <w:rPr>
          <w:rFonts w:ascii="Calibri" w:hAnsi="Calibri" w:cs="Calibri"/>
          <w:i/>
          <w:iCs/>
          <w:color w:val="156082" w:themeColor="accent1"/>
          <w:rPrChange w:id="86" w:author="Armando Hortua" w:date="2026-01-23T18:43:00Z" w16du:dateUtc="2026-01-23T23:43:00Z">
            <w:rPr>
              <w:rFonts w:ascii="Calibri" w:hAnsi="Calibri" w:cs="Calibri"/>
            </w:rPr>
          </w:rPrChange>
        </w:rPr>
        <w:t xml:space="preserve"> </w:t>
      </w:r>
      <w:r w:rsidRPr="00A96A36">
        <w:rPr>
          <w:rFonts w:ascii="Calibri" w:hAnsi="Calibri" w:cs="Calibri"/>
          <w:i/>
          <w:iCs/>
          <w:color w:val="156082" w:themeColor="accent1"/>
          <w:rPrChange w:id="87" w:author="Armando Hortua" w:date="2026-01-23T18:43:00Z" w16du:dateUtc="2026-01-23T23:43:00Z">
            <w:rPr>
              <w:rFonts w:ascii="Calibri" w:hAnsi="Calibri" w:cs="Calibri"/>
            </w:rPr>
          </w:rPrChange>
        </w:rPr>
        <w:t>Contar con</w:t>
      </w:r>
      <w:r w:rsidR="00970701" w:rsidRPr="00A96A36">
        <w:rPr>
          <w:rFonts w:ascii="Calibri" w:hAnsi="Calibri" w:cs="Calibri"/>
          <w:i/>
          <w:iCs/>
          <w:color w:val="156082" w:themeColor="accent1"/>
          <w:rPrChange w:id="88" w:author="Armando Hortua" w:date="2026-01-23T18:43:00Z" w16du:dateUtc="2026-01-23T23:43:00Z">
            <w:rPr>
              <w:rFonts w:ascii="Calibri" w:hAnsi="Calibri" w:cs="Calibri"/>
            </w:rPr>
          </w:rPrChange>
        </w:rPr>
        <w:t xml:space="preserve"> equipo de cierre </w:t>
      </w:r>
      <w:r w:rsidRPr="00A96A36">
        <w:rPr>
          <w:rFonts w:ascii="Calibri" w:hAnsi="Calibri" w:cs="Calibri"/>
          <w:i/>
          <w:iCs/>
          <w:color w:val="156082" w:themeColor="accent1"/>
          <w:rPrChange w:id="89" w:author="Armando Hortua" w:date="2026-01-23T18:43:00Z" w16du:dateUtc="2026-01-23T23:43:00Z">
            <w:rPr>
              <w:rFonts w:ascii="Calibri" w:hAnsi="Calibri" w:cs="Calibri"/>
            </w:rPr>
          </w:rPrChange>
        </w:rPr>
        <w:t>y</w:t>
      </w:r>
      <w:r w:rsidR="00970701" w:rsidRPr="00A96A36">
        <w:rPr>
          <w:rFonts w:ascii="Calibri" w:hAnsi="Calibri" w:cs="Calibri"/>
          <w:i/>
          <w:iCs/>
          <w:color w:val="156082" w:themeColor="accent1"/>
          <w:rPrChange w:id="90" w:author="Armando Hortua" w:date="2026-01-23T18:43:00Z" w16du:dateUtc="2026-01-23T23:43:00Z">
            <w:rPr>
              <w:rFonts w:ascii="Calibri" w:hAnsi="Calibri" w:cs="Calibri"/>
            </w:rPr>
          </w:rPrChange>
        </w:rPr>
        <w:t xml:space="preserve"> seguimiento </w:t>
      </w:r>
      <w:r w:rsidRPr="00A96A36">
        <w:rPr>
          <w:rFonts w:ascii="Calibri" w:hAnsi="Calibri" w:cs="Calibri"/>
          <w:i/>
          <w:iCs/>
          <w:color w:val="156082" w:themeColor="accent1"/>
          <w:rPrChange w:id="91" w:author="Armando Hortua" w:date="2026-01-23T18:43:00Z" w16du:dateUtc="2026-01-23T23:43:00Z">
            <w:rPr>
              <w:rFonts w:ascii="Calibri" w:hAnsi="Calibri" w:cs="Calibri"/>
            </w:rPr>
          </w:rPrChange>
        </w:rPr>
        <w:t>permanente</w:t>
      </w:r>
      <w:r w:rsidR="00970701" w:rsidRPr="00A96A36">
        <w:rPr>
          <w:rFonts w:ascii="Calibri" w:hAnsi="Calibri" w:cs="Calibri"/>
          <w:i/>
          <w:iCs/>
          <w:color w:val="156082" w:themeColor="accent1"/>
          <w:rPrChange w:id="92" w:author="Armando Hortua" w:date="2026-01-23T18:43:00Z" w16du:dateUtc="2026-01-23T23:43:00Z">
            <w:rPr>
              <w:rFonts w:ascii="Calibri" w:hAnsi="Calibri" w:cs="Calibri"/>
            </w:rPr>
          </w:rPrChange>
        </w:rPr>
        <w:t>.</w:t>
      </w:r>
    </w:p>
    <w:p w14:paraId="401FD9ED" w14:textId="77777777" w:rsidR="00970701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Mes 8 (Sep): Seguimiento agresivo post-feria</w:t>
      </w:r>
    </w:p>
    <w:p w14:paraId="2D91D16E" w14:textId="77777777" w:rsidR="00D52CCD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Objetivo:</w:t>
      </w:r>
      <w:r w:rsidRPr="006A3F77">
        <w:rPr>
          <w:rFonts w:ascii="Calibri" w:hAnsi="Calibri" w:cs="Calibri"/>
        </w:rPr>
        <w:t xml:space="preserve"> convertir leads calientes en cierres.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KPIs:</w:t>
      </w:r>
      <w:r w:rsidRPr="006A3F77">
        <w:rPr>
          <w:rFonts w:ascii="Calibri" w:hAnsi="Calibri" w:cs="Calibri"/>
        </w:rPr>
        <w:t xml:space="preserve"> tasa lead-evento→cita, tasa cita→reserva.</w:t>
      </w:r>
      <w:r w:rsidRPr="006A3F77">
        <w:rPr>
          <w:rFonts w:ascii="Calibri" w:hAnsi="Calibri" w:cs="Calibri"/>
        </w:rPr>
        <w:br/>
      </w:r>
    </w:p>
    <w:p w14:paraId="20F83B68" w14:textId="13A9D213" w:rsidR="00970701" w:rsidRPr="006A3F77" w:rsidRDefault="007A01D3" w:rsidP="0085111A">
      <w:pPr>
        <w:spacing w:before="120" w:after="12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Factor clave</w:t>
      </w:r>
      <w:r w:rsidR="00970701" w:rsidRPr="006A3F77">
        <w:rPr>
          <w:rFonts w:ascii="Calibri" w:hAnsi="Calibri" w:cs="Calibri"/>
          <w:b/>
          <w:bCs/>
        </w:rPr>
        <w:t>:</w:t>
      </w:r>
      <w:r w:rsidR="00970701" w:rsidRPr="006A3F77">
        <w:rPr>
          <w:rFonts w:ascii="Calibri" w:hAnsi="Calibri" w:cs="Calibri"/>
        </w:rPr>
        <w:t xml:space="preserve"> tener disciplina diaria de seguimiento</w:t>
      </w:r>
      <w:r>
        <w:rPr>
          <w:rFonts w:ascii="Calibri" w:hAnsi="Calibri" w:cs="Calibri"/>
        </w:rPr>
        <w:t xml:space="preserve"> la feria tiene una “vida útil) de 10 días una vez culminada.</w:t>
      </w:r>
    </w:p>
    <w:p w14:paraId="6E0BC43E" w14:textId="77777777" w:rsidR="00970701" w:rsidRPr="00EE02EE" w:rsidRDefault="00970701" w:rsidP="0085111A">
      <w:pPr>
        <w:spacing w:before="120" w:after="120"/>
        <w:rPr>
          <w:rFonts w:ascii="Calibri" w:hAnsi="Calibri" w:cs="Calibri"/>
          <w:b/>
          <w:bCs/>
          <w:i/>
          <w:iCs/>
          <w:color w:val="156082" w:themeColor="accent1"/>
          <w:rPrChange w:id="93" w:author="Armando Hortua" w:date="2026-01-23T18:42:00Z" w16du:dateUtc="2026-01-23T23:42:00Z">
            <w:rPr>
              <w:rFonts w:ascii="Calibri" w:hAnsi="Calibri" w:cs="Calibri"/>
              <w:b/>
              <w:bCs/>
            </w:rPr>
          </w:rPrChange>
        </w:rPr>
      </w:pPr>
      <w:r w:rsidRPr="00EE02EE">
        <w:rPr>
          <w:rFonts w:ascii="Calibri" w:hAnsi="Calibri" w:cs="Calibri"/>
          <w:b/>
          <w:bCs/>
          <w:i/>
          <w:iCs/>
          <w:color w:val="156082" w:themeColor="accent1"/>
          <w:highlight w:val="cyan"/>
          <w:rPrChange w:id="94" w:author="Armando Hortua" w:date="2026-01-23T18:42:00Z" w16du:dateUtc="2026-01-23T23:42:00Z">
            <w:rPr>
              <w:rFonts w:ascii="Calibri" w:hAnsi="Calibri" w:cs="Calibri"/>
              <w:b/>
              <w:bCs/>
            </w:rPr>
          </w:rPrChange>
        </w:rPr>
        <w:lastRenderedPageBreak/>
        <w:t>Mes 9 (Oct): Influencers (micro) + contenido educativo serio</w:t>
      </w:r>
    </w:p>
    <w:p w14:paraId="2A5BA541" w14:textId="77777777" w:rsidR="00D52CCD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Objetivo:</w:t>
      </w:r>
      <w:r w:rsidRPr="006A3F77">
        <w:rPr>
          <w:rFonts w:ascii="Calibri" w:hAnsi="Calibri" w:cs="Calibri"/>
        </w:rPr>
        <w:t xml:space="preserve"> ampliar confianza con terceros.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Qué sí sirve:</w:t>
      </w:r>
      <w:r w:rsidRPr="006A3F77">
        <w:rPr>
          <w:rFonts w:ascii="Calibri" w:hAnsi="Calibri" w:cs="Calibri"/>
        </w:rPr>
        <w:t xml:space="preserve"> micro-influencers financieros/real estate con audiencia Bogotá (no farándula), y piezas educativas: “cómo comprar en Panamá sin enredos”.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KPIs:</w:t>
      </w:r>
      <w:r w:rsidRPr="006A3F77">
        <w:rPr>
          <w:rFonts w:ascii="Calibri" w:hAnsi="Calibri" w:cs="Calibri"/>
        </w:rPr>
        <w:t xml:space="preserve"> CAC por canal, tasa de calificación.</w:t>
      </w:r>
      <w:r w:rsidRPr="006A3F77">
        <w:rPr>
          <w:rFonts w:ascii="Calibri" w:hAnsi="Calibri" w:cs="Calibri"/>
        </w:rPr>
        <w:br/>
      </w:r>
    </w:p>
    <w:p w14:paraId="547478F5" w14:textId="6B98E2ED" w:rsidR="00970701" w:rsidRPr="006A3F77" w:rsidRDefault="00321AB6" w:rsidP="0085111A">
      <w:pPr>
        <w:spacing w:before="120" w:after="12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Factor clave</w:t>
      </w:r>
      <w:r w:rsidR="00970701" w:rsidRPr="006A3F77">
        <w:rPr>
          <w:rFonts w:ascii="Calibri" w:hAnsi="Calibri" w:cs="Calibri"/>
          <w:b/>
          <w:bCs/>
        </w:rPr>
        <w:t>:</w:t>
      </w:r>
      <w:r w:rsidR="00970701" w:rsidRPr="006A3F77">
        <w:rPr>
          <w:rFonts w:ascii="Calibri" w:hAnsi="Calibri" w:cs="Calibri"/>
        </w:rPr>
        <w:t xml:space="preserve"> escoger influencers </w:t>
      </w:r>
      <w:r>
        <w:rPr>
          <w:rFonts w:ascii="Calibri" w:hAnsi="Calibri" w:cs="Calibri"/>
        </w:rPr>
        <w:t xml:space="preserve">no </w:t>
      </w:r>
      <w:r w:rsidR="00970701" w:rsidRPr="006A3F77">
        <w:rPr>
          <w:rFonts w:ascii="Calibri" w:hAnsi="Calibri" w:cs="Calibri"/>
        </w:rPr>
        <w:t xml:space="preserve">por seguidores </w:t>
      </w:r>
      <w:r>
        <w:rPr>
          <w:rFonts w:ascii="Calibri" w:hAnsi="Calibri" w:cs="Calibri"/>
        </w:rPr>
        <w:t>sino</w:t>
      </w:r>
      <w:r w:rsidR="00970701" w:rsidRPr="006A3F77">
        <w:rPr>
          <w:rFonts w:ascii="Calibri" w:hAnsi="Calibri" w:cs="Calibri"/>
        </w:rPr>
        <w:t xml:space="preserve"> por credibilidad → </w:t>
      </w:r>
      <w:r>
        <w:rPr>
          <w:rFonts w:ascii="Calibri" w:hAnsi="Calibri" w:cs="Calibri"/>
        </w:rPr>
        <w:t xml:space="preserve">calidad de </w:t>
      </w:r>
      <w:r w:rsidR="00970701" w:rsidRPr="006A3F77">
        <w:rPr>
          <w:rFonts w:ascii="Calibri" w:hAnsi="Calibri" w:cs="Calibri"/>
        </w:rPr>
        <w:t>leads.</w:t>
      </w:r>
    </w:p>
    <w:p w14:paraId="1351215A" w14:textId="77777777" w:rsidR="00970701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Mes 10 (Nov): Programa de referidos y comunidades</w:t>
      </w:r>
    </w:p>
    <w:p w14:paraId="2A794513" w14:textId="77777777" w:rsidR="00970701" w:rsidRPr="006A3F77" w:rsidRDefault="00970701" w:rsidP="0085111A">
      <w:p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Objetivo:</w:t>
      </w:r>
      <w:r w:rsidRPr="006A3F77">
        <w:rPr>
          <w:rFonts w:ascii="Calibri" w:hAnsi="Calibri" w:cs="Calibri"/>
        </w:rPr>
        <w:t xml:space="preserve"> que el cliente sea canal.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KPIs:</w:t>
      </w:r>
      <w:r w:rsidRPr="006A3F77">
        <w:rPr>
          <w:rFonts w:ascii="Calibri" w:hAnsi="Calibri" w:cs="Calibri"/>
        </w:rPr>
        <w:t xml:space="preserve"> % ventas por referidos, costo por referido.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Cómo falla:</w:t>
      </w:r>
      <w:r w:rsidRPr="006A3F77">
        <w:rPr>
          <w:rFonts w:ascii="Calibri" w:hAnsi="Calibri" w:cs="Calibri"/>
        </w:rPr>
        <w:t xml:space="preserve"> no definir beneficio claro o demorar el “premio”.</w:t>
      </w:r>
    </w:p>
    <w:p w14:paraId="095BB968" w14:textId="1B8FF49A" w:rsidR="00970701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Mes 11 (Dic): Cierre de año + limpieza de pipeline</w:t>
      </w:r>
    </w:p>
    <w:p w14:paraId="26B1FEFC" w14:textId="2A7916B9" w:rsidR="00D52CCD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Objetivo:</w:t>
      </w:r>
      <w:r w:rsidRPr="006A3F77">
        <w:rPr>
          <w:rFonts w:ascii="Calibri" w:hAnsi="Calibri" w:cs="Calibri"/>
        </w:rPr>
        <w:t xml:space="preserve"> cerrar rezagados y depurar.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KPIs:</w:t>
      </w:r>
      <w:r w:rsidRPr="006A3F77">
        <w:rPr>
          <w:rFonts w:ascii="Calibri" w:hAnsi="Calibri" w:cs="Calibri"/>
        </w:rPr>
        <w:t xml:space="preserve"> tasa de cierre sobre pipeline, </w:t>
      </w:r>
      <w:r w:rsidR="001329AD" w:rsidRPr="006A3F77">
        <w:rPr>
          <w:rFonts w:ascii="Calibri" w:hAnsi="Calibri" w:cs="Calibri"/>
        </w:rPr>
        <w:t>Aging</w:t>
      </w:r>
      <w:r w:rsidRPr="006A3F77">
        <w:rPr>
          <w:rFonts w:ascii="Calibri" w:hAnsi="Calibri" w:cs="Calibri"/>
        </w:rPr>
        <w:t xml:space="preserve"> del pipeline.</w:t>
      </w:r>
      <w:r w:rsidRPr="006A3F77">
        <w:rPr>
          <w:rFonts w:ascii="Calibri" w:hAnsi="Calibri" w:cs="Calibri"/>
        </w:rPr>
        <w:br/>
      </w:r>
    </w:p>
    <w:p w14:paraId="1EE4738B" w14:textId="327932D6" w:rsidR="00970701" w:rsidRPr="006A3F77" w:rsidRDefault="00321AB6" w:rsidP="0085111A">
      <w:pPr>
        <w:spacing w:before="120" w:after="12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Factor clave</w:t>
      </w:r>
      <w:r w:rsidR="00970701" w:rsidRPr="006A3F77">
        <w:rPr>
          <w:rFonts w:ascii="Calibri" w:hAnsi="Calibri" w:cs="Calibri"/>
          <w:b/>
          <w:bCs/>
        </w:rPr>
        <w:t>:</w:t>
      </w:r>
      <w:r w:rsidR="00970701" w:rsidRPr="006A3F7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no hacer </w:t>
      </w:r>
      <w:r w:rsidR="00970701" w:rsidRPr="006A3F77">
        <w:rPr>
          <w:rFonts w:ascii="Calibri" w:hAnsi="Calibri" w:cs="Calibri"/>
        </w:rPr>
        <w:t>descuentos improvisados que dañan percepción</w:t>
      </w:r>
      <w:r w:rsidR="004E1FEF">
        <w:rPr>
          <w:rFonts w:ascii="Calibri" w:hAnsi="Calibri" w:cs="Calibri"/>
        </w:rPr>
        <w:t xml:space="preserve"> del activo y de no generan lealtad de marca</w:t>
      </w:r>
      <w:r w:rsidR="0075564B">
        <w:rPr>
          <w:rFonts w:ascii="Calibri" w:hAnsi="Calibri" w:cs="Calibri"/>
        </w:rPr>
        <w:t>.</w:t>
      </w:r>
    </w:p>
    <w:p w14:paraId="3D316E24" w14:textId="77777777" w:rsidR="00970701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Mes 12 (Ene 2027): Auditoría y plan año 2</w:t>
      </w:r>
    </w:p>
    <w:p w14:paraId="499D9AF5" w14:textId="77777777" w:rsidR="00D52CCD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Objetivo:</w:t>
      </w:r>
      <w:r w:rsidRPr="006A3F77">
        <w:rPr>
          <w:rFonts w:ascii="Calibri" w:hAnsi="Calibri" w:cs="Calibri"/>
        </w:rPr>
        <w:t xml:space="preserve"> saber qué funcionó y qué se corta.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Entregables:</w:t>
      </w:r>
      <w:r w:rsidRPr="006A3F77">
        <w:rPr>
          <w:rFonts w:ascii="Calibri" w:hAnsi="Calibri" w:cs="Calibri"/>
        </w:rPr>
        <w:t xml:space="preserve"> reporte anual (canales, CAC, conversiones, aprendizajes).</w:t>
      </w:r>
      <w:r w:rsidRPr="006A3F77">
        <w:rPr>
          <w:rFonts w:ascii="Calibri" w:hAnsi="Calibri" w:cs="Calibri"/>
        </w:rPr>
        <w:br/>
      </w:r>
    </w:p>
    <w:p w14:paraId="2C5B4255" w14:textId="10C0AA41" w:rsidR="00970701" w:rsidRPr="006A3F77" w:rsidRDefault="00321AB6" w:rsidP="0085111A">
      <w:pPr>
        <w:spacing w:before="120" w:after="12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Factor clave</w:t>
      </w:r>
      <w:r w:rsidR="00970701" w:rsidRPr="006A3F77">
        <w:rPr>
          <w:rFonts w:ascii="Calibri" w:hAnsi="Calibri" w:cs="Calibri"/>
          <w:b/>
          <w:bCs/>
        </w:rPr>
        <w:t>:</w:t>
      </w:r>
      <w:r w:rsidR="00970701" w:rsidRPr="006A3F7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Revisar permanentemente el proceso para asegurar resultados</w:t>
      </w:r>
      <w:r w:rsidR="00970701" w:rsidRPr="006A3F77">
        <w:rPr>
          <w:rFonts w:ascii="Calibri" w:hAnsi="Calibri" w:cs="Calibri"/>
        </w:rPr>
        <w:t>.</w:t>
      </w:r>
    </w:p>
    <w:p w14:paraId="2D13A2D1" w14:textId="67F26820" w:rsidR="00970701" w:rsidRPr="007B11D6" w:rsidRDefault="00970701" w:rsidP="0085111A">
      <w:pPr>
        <w:pStyle w:val="Ttulo1"/>
        <w:spacing w:before="120" w:after="120"/>
        <w:rPr>
          <w:rFonts w:ascii="Calibri" w:hAnsi="Calibri" w:cs="Calibri"/>
          <w:sz w:val="28"/>
          <w:szCs w:val="28"/>
        </w:rPr>
      </w:pPr>
      <w:r w:rsidRPr="007B11D6">
        <w:rPr>
          <w:rFonts w:ascii="Calibri" w:hAnsi="Calibri" w:cs="Calibri"/>
          <w:sz w:val="28"/>
          <w:szCs w:val="28"/>
        </w:rPr>
        <w:t xml:space="preserve">6) Qué está haciendo bien la competencia </w:t>
      </w:r>
    </w:p>
    <w:p w14:paraId="6559F07C" w14:textId="77777777" w:rsidR="00970701" w:rsidRPr="00DA2402" w:rsidRDefault="00970701" w:rsidP="0085111A">
      <w:pPr>
        <w:spacing w:before="120" w:after="120"/>
        <w:rPr>
          <w:rFonts w:ascii="Calibri" w:hAnsi="Calibri" w:cs="Calibri"/>
          <w:b/>
          <w:bCs/>
          <w:i/>
          <w:iCs/>
          <w:color w:val="156082" w:themeColor="accent1"/>
          <w:rPrChange w:id="95" w:author="Armando Hortua" w:date="2026-01-23T18:44:00Z" w16du:dateUtc="2026-01-23T23:44:00Z">
            <w:rPr>
              <w:rFonts w:ascii="Calibri" w:hAnsi="Calibri" w:cs="Calibri"/>
              <w:b/>
              <w:bCs/>
            </w:rPr>
          </w:rPrChange>
        </w:rPr>
      </w:pPr>
      <w:r w:rsidRPr="00DA2402">
        <w:rPr>
          <w:rFonts w:ascii="Calibri" w:hAnsi="Calibri" w:cs="Calibri"/>
          <w:b/>
          <w:bCs/>
          <w:i/>
          <w:iCs/>
          <w:color w:val="156082" w:themeColor="accent1"/>
          <w:highlight w:val="cyan"/>
          <w:rPrChange w:id="96" w:author="Armando Hortua" w:date="2026-01-23T18:44:00Z" w16du:dateUtc="2026-01-23T23:44:00Z">
            <w:rPr>
              <w:rFonts w:ascii="Calibri" w:hAnsi="Calibri" w:cs="Calibri"/>
              <w:b/>
              <w:bCs/>
            </w:rPr>
          </w:rPrChange>
        </w:rPr>
        <w:t>6.1 Presencia en ferias y vitrinas (lo hacen todos, pero pocos lo hacen bien)</w:t>
      </w:r>
    </w:p>
    <w:p w14:paraId="466BA69A" w14:textId="77777777" w:rsidR="00970701" w:rsidRPr="006A3F77" w:rsidRDefault="00970701" w:rsidP="0085111A">
      <w:p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 xml:space="preserve">El Gran Salón atrae oferta nacional e internacional y es un punto natural para Panamá/EE. UU. 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Cómo ganamos ahí:</w:t>
      </w:r>
    </w:p>
    <w:p w14:paraId="2AE34ED1" w14:textId="77777777" w:rsidR="00970701" w:rsidRPr="006A3F77" w:rsidRDefault="00970701" w:rsidP="0085111A">
      <w:pPr>
        <w:numPr>
          <w:ilvl w:val="0"/>
          <w:numId w:val="13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Agenda previa (citas agendadas antes del evento).</w:t>
      </w:r>
    </w:p>
    <w:p w14:paraId="6D537ED7" w14:textId="77777777" w:rsidR="00970701" w:rsidRPr="006A3F77" w:rsidRDefault="00970701" w:rsidP="0085111A">
      <w:pPr>
        <w:numPr>
          <w:ilvl w:val="0"/>
          <w:numId w:val="13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Equipo mixto: marketing + closers + legal/operativo en sitio.</w:t>
      </w:r>
    </w:p>
    <w:p w14:paraId="3735F2EB" w14:textId="77777777" w:rsidR="00970701" w:rsidRPr="006A3F77" w:rsidRDefault="00970701" w:rsidP="0085111A">
      <w:pPr>
        <w:numPr>
          <w:ilvl w:val="0"/>
          <w:numId w:val="13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Seguimiento en 24 horas con WhatsApp + CRM.</w:t>
      </w:r>
    </w:p>
    <w:p w14:paraId="2BB5021B" w14:textId="77777777" w:rsidR="00970701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6.2 WhatsApp como canal de ventas (la mayoría lo usa mal)</w:t>
      </w:r>
    </w:p>
    <w:p w14:paraId="5A1E8C64" w14:textId="77777777" w:rsidR="00970701" w:rsidRPr="006A3F77" w:rsidRDefault="00970701" w:rsidP="0085111A">
      <w:p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 xml:space="preserve">La diferencia es </w:t>
      </w:r>
      <w:r w:rsidRPr="006A3F77">
        <w:rPr>
          <w:rFonts w:ascii="Calibri" w:hAnsi="Calibri" w:cs="Calibri"/>
          <w:b/>
          <w:bCs/>
        </w:rPr>
        <w:t>integrarlo a CRM</w:t>
      </w:r>
      <w:r w:rsidRPr="006A3F77">
        <w:rPr>
          <w:rFonts w:ascii="Calibri" w:hAnsi="Calibri" w:cs="Calibri"/>
        </w:rPr>
        <w:t xml:space="preserve">, enrutar conversaciones, medir, y automatizar agendamiento. 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Cómo lo implementamos bien:</w:t>
      </w:r>
    </w:p>
    <w:p w14:paraId="60FCB636" w14:textId="77777777" w:rsidR="00970701" w:rsidRPr="006A3F77" w:rsidRDefault="00970701" w:rsidP="0085111A">
      <w:pPr>
        <w:numPr>
          <w:ilvl w:val="0"/>
          <w:numId w:val="14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Plantillas aprobadas (Meta) para: brochure, agenda, documentos, recordatorio de cita.</w:t>
      </w:r>
    </w:p>
    <w:p w14:paraId="59E7264F" w14:textId="77777777" w:rsidR="00970701" w:rsidRPr="006A3F77" w:rsidRDefault="00970701" w:rsidP="0085111A">
      <w:pPr>
        <w:numPr>
          <w:ilvl w:val="0"/>
          <w:numId w:val="14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“Enrutamiento” por proyecto/segmento.</w:t>
      </w:r>
    </w:p>
    <w:p w14:paraId="13B585BC" w14:textId="77777777" w:rsidR="00970701" w:rsidRPr="006A3F77" w:rsidRDefault="00970701" w:rsidP="0085111A">
      <w:pPr>
        <w:numPr>
          <w:ilvl w:val="0"/>
          <w:numId w:val="14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Tablero con: tiempo de respuesta, citas, show-up.</w:t>
      </w:r>
    </w:p>
    <w:p w14:paraId="35D83964" w14:textId="77777777" w:rsidR="00970701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lastRenderedPageBreak/>
        <w:t>6.3 Tendencias que ya se están metiendo al discurso inmobiliario</w:t>
      </w:r>
    </w:p>
    <w:p w14:paraId="5C2D7F24" w14:textId="77777777" w:rsidR="007224D5" w:rsidRPr="006A3F77" w:rsidRDefault="00970701" w:rsidP="0085111A">
      <w:p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 xml:space="preserve">En espacios como el Gran Salón se empujan temas como </w:t>
      </w:r>
      <w:r w:rsidRPr="006A3F77">
        <w:rPr>
          <w:rFonts w:ascii="Calibri" w:hAnsi="Calibri" w:cs="Calibri"/>
          <w:b/>
          <w:bCs/>
        </w:rPr>
        <w:t>tokenización</w:t>
      </w:r>
      <w:r w:rsidRPr="006A3F77">
        <w:rPr>
          <w:rFonts w:ascii="Calibri" w:hAnsi="Calibri" w:cs="Calibri"/>
        </w:rPr>
        <w:t xml:space="preserve"> y tecnología (smart homes). Útil para contenido y PR, no necesariamente para vender el proyecto directamente así. </w:t>
      </w:r>
    </w:p>
    <w:p w14:paraId="3FFAE6C9" w14:textId="19C7F9AD" w:rsidR="00970701" w:rsidRPr="007B11D6" w:rsidRDefault="00970701" w:rsidP="0085111A">
      <w:pPr>
        <w:spacing w:before="120" w:after="120"/>
        <w:rPr>
          <w:rFonts w:ascii="Calibri" w:hAnsi="Calibri" w:cs="Calibri"/>
          <w:sz w:val="28"/>
          <w:szCs w:val="28"/>
        </w:rPr>
      </w:pPr>
      <w:r w:rsidRPr="007B11D6">
        <w:rPr>
          <w:rFonts w:ascii="Calibri" w:hAnsi="Calibri" w:cs="Calibri"/>
          <w:sz w:val="28"/>
          <w:szCs w:val="28"/>
        </w:rPr>
        <w:t>7) Plan de negocio anual (estrategia → táctica → operación)</w:t>
      </w:r>
    </w:p>
    <w:p w14:paraId="177489C9" w14:textId="37823947" w:rsidR="00970701" w:rsidRPr="006A3F77" w:rsidRDefault="007224D5" w:rsidP="0085111A">
      <w:p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A</w:t>
      </w:r>
      <w:r w:rsidR="00970701" w:rsidRPr="006A3F77">
        <w:rPr>
          <w:rFonts w:ascii="Calibri" w:hAnsi="Calibri" w:cs="Calibri"/>
        </w:rPr>
        <w:t xml:space="preserve">ctores, métricas, entregables. Esto es lo que luego </w:t>
      </w:r>
      <w:r w:rsidR="00037542" w:rsidRPr="006A3F77">
        <w:rPr>
          <w:rFonts w:ascii="Calibri" w:hAnsi="Calibri" w:cs="Calibri"/>
        </w:rPr>
        <w:t>nos</w:t>
      </w:r>
      <w:r w:rsidR="00970701" w:rsidRPr="006A3F77">
        <w:rPr>
          <w:rFonts w:ascii="Calibri" w:hAnsi="Calibri" w:cs="Calibri"/>
        </w:rPr>
        <w:t xml:space="preserve"> permite armar presupuesto por rubros.</w:t>
      </w:r>
    </w:p>
    <w:p w14:paraId="6CD6928C" w14:textId="77777777" w:rsidR="00970701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Workstream A: Producto y oferta</w:t>
      </w:r>
    </w:p>
    <w:p w14:paraId="7EC0FD57" w14:textId="77777777" w:rsidR="00970701" w:rsidRPr="006A3F77" w:rsidRDefault="00970701" w:rsidP="0085111A">
      <w:p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Actores:</w:t>
      </w:r>
      <w:r w:rsidRPr="006A3F77">
        <w:rPr>
          <w:rFonts w:ascii="Calibri" w:hAnsi="Calibri" w:cs="Calibri"/>
        </w:rPr>
        <w:t xml:space="preserve"> GLP Panamá (producto/precios), líder Bogotá (empaque), legal/tributario.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Actividades (anual):</w:t>
      </w:r>
    </w:p>
    <w:p w14:paraId="4CC3F5CE" w14:textId="77777777" w:rsidR="00970701" w:rsidRPr="006A3F77" w:rsidRDefault="00970701" w:rsidP="0085111A">
      <w:pPr>
        <w:numPr>
          <w:ilvl w:val="0"/>
          <w:numId w:val="15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Selección “punta de lanza” (Q1).</w:t>
      </w:r>
    </w:p>
    <w:p w14:paraId="14B9BBC7" w14:textId="77777777" w:rsidR="00970701" w:rsidRPr="006A3F77" w:rsidRDefault="00970701" w:rsidP="0085111A">
      <w:pPr>
        <w:numPr>
          <w:ilvl w:val="0"/>
          <w:numId w:val="15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Ajuste de planes de pago por proyecto y guías de proceso (Q1–Q2).</w:t>
      </w:r>
    </w:p>
    <w:p w14:paraId="34656FE6" w14:textId="77777777" w:rsidR="00970701" w:rsidRPr="006A3F77" w:rsidRDefault="00970701" w:rsidP="0085111A">
      <w:pPr>
        <w:numPr>
          <w:ilvl w:val="0"/>
          <w:numId w:val="15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Estandarización de paquetes (Q2).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Entregables:</w:t>
      </w:r>
      <w:r w:rsidRPr="006A3F77">
        <w:rPr>
          <w:rFonts w:ascii="Calibri" w:hAnsi="Calibri" w:cs="Calibri"/>
        </w:rPr>
        <w:t xml:space="preserve"> 1-pagers por proyecto, simuladores, kit inversionista.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KPIs:</w:t>
      </w:r>
      <w:r w:rsidRPr="006A3F77">
        <w:rPr>
          <w:rFonts w:ascii="Calibri" w:hAnsi="Calibri" w:cs="Calibri"/>
        </w:rPr>
        <w:t xml:space="preserve"> conversión por proyecto, caída por objeción “proceso”.</w:t>
      </w:r>
    </w:p>
    <w:p w14:paraId="3282A3A5" w14:textId="77777777" w:rsidR="00970701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Workstream B: Canales digitales (performance + contenido)</w:t>
      </w:r>
    </w:p>
    <w:p w14:paraId="58CCC9A8" w14:textId="77777777" w:rsidR="00970701" w:rsidRPr="006A3F77" w:rsidRDefault="00970701" w:rsidP="0085111A">
      <w:p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Actores:</w:t>
      </w:r>
      <w:r w:rsidRPr="006A3F77">
        <w:rPr>
          <w:rFonts w:ascii="Calibri" w:hAnsi="Calibri" w:cs="Calibri"/>
        </w:rPr>
        <w:t xml:space="preserve"> marketing, agencia performance, creador audiovisual, copy.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Actividades:</w:t>
      </w:r>
    </w:p>
    <w:p w14:paraId="43610E45" w14:textId="77777777" w:rsidR="00970701" w:rsidRPr="006A3F77" w:rsidRDefault="00970701" w:rsidP="0085111A">
      <w:pPr>
        <w:numPr>
          <w:ilvl w:val="0"/>
          <w:numId w:val="16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Pilotos (Mes 2), escala (Mes 4–6), optimización (Mes 7–12).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Entregables:</w:t>
      </w:r>
    </w:p>
    <w:p w14:paraId="7D6D378B" w14:textId="77777777" w:rsidR="00970701" w:rsidRPr="006A3F77" w:rsidRDefault="00970701" w:rsidP="0085111A">
      <w:pPr>
        <w:numPr>
          <w:ilvl w:val="0"/>
          <w:numId w:val="16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12 meses calendario editorial.</w:t>
      </w:r>
    </w:p>
    <w:p w14:paraId="61F8BE77" w14:textId="77777777" w:rsidR="00970701" w:rsidRPr="006A3F77" w:rsidRDefault="00970701" w:rsidP="0085111A">
      <w:pPr>
        <w:numPr>
          <w:ilvl w:val="0"/>
          <w:numId w:val="16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Librería de anuncios por segmento.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KPIs:</w:t>
      </w:r>
      <w:r w:rsidRPr="006A3F77">
        <w:rPr>
          <w:rFonts w:ascii="Calibri" w:hAnsi="Calibri" w:cs="Calibri"/>
        </w:rPr>
        <w:t xml:space="preserve"> CPL, costo por cita, CAC, ROAS (si aplica), tasa lead→cita.</w:t>
      </w:r>
    </w:p>
    <w:p w14:paraId="1EAFB585" w14:textId="77777777" w:rsidR="00970701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Workstream C: Ventas y CRM (la columna vertebral)</w:t>
      </w:r>
    </w:p>
    <w:p w14:paraId="55D3846F" w14:textId="77777777" w:rsidR="00970701" w:rsidRPr="006A3F77" w:rsidRDefault="00970701" w:rsidP="0085111A">
      <w:p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Actores:</w:t>
      </w:r>
      <w:r w:rsidRPr="006A3F77">
        <w:rPr>
          <w:rFonts w:ascii="Calibri" w:hAnsi="Calibri" w:cs="Calibri"/>
        </w:rPr>
        <w:t xml:space="preserve"> director comercial, inside sales, closers, soporte operativo.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Actividades:</w:t>
      </w:r>
    </w:p>
    <w:p w14:paraId="2E8C7D5A" w14:textId="77777777" w:rsidR="00970701" w:rsidRPr="006A3F77" w:rsidRDefault="00970701" w:rsidP="0085111A">
      <w:pPr>
        <w:numPr>
          <w:ilvl w:val="0"/>
          <w:numId w:val="17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CRM + etapas + SLA (Mes 1).</w:t>
      </w:r>
    </w:p>
    <w:p w14:paraId="5EB1B62B" w14:textId="77777777" w:rsidR="00970701" w:rsidRPr="006A3F77" w:rsidRDefault="00970701" w:rsidP="0085111A">
      <w:pPr>
        <w:numPr>
          <w:ilvl w:val="0"/>
          <w:numId w:val="17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Entrenamiento semanal (continuo).</w:t>
      </w:r>
    </w:p>
    <w:p w14:paraId="62A66C9B" w14:textId="77777777" w:rsidR="00970701" w:rsidRPr="006A3F77" w:rsidRDefault="00970701" w:rsidP="0085111A">
      <w:pPr>
        <w:numPr>
          <w:ilvl w:val="0"/>
          <w:numId w:val="17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Disciplina de seguimiento (diario).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Entregables:</w:t>
      </w:r>
      <w:r w:rsidRPr="006A3F77">
        <w:rPr>
          <w:rFonts w:ascii="Calibri" w:hAnsi="Calibri" w:cs="Calibri"/>
        </w:rPr>
        <w:t xml:space="preserve"> playbook comercial, guion de objeciones, tablero diario.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KPIs:</w:t>
      </w:r>
      <w:r w:rsidRPr="006A3F77">
        <w:rPr>
          <w:rFonts w:ascii="Calibri" w:hAnsi="Calibri" w:cs="Calibri"/>
        </w:rPr>
        <w:t xml:space="preserve"> SLA, show-up rate, conversión cita→reserva, reservas→cierre, ciclo de venta.</w:t>
      </w:r>
    </w:p>
    <w:p w14:paraId="25A1601C" w14:textId="77777777" w:rsidR="00970701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Workstream D: Eventos y alianzas (Bogotá)</w:t>
      </w:r>
    </w:p>
    <w:p w14:paraId="3AF0D7EE" w14:textId="77777777" w:rsidR="00970701" w:rsidRPr="006A3F77" w:rsidRDefault="00970701" w:rsidP="0085111A">
      <w:p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Actores:</w:t>
      </w:r>
      <w:r w:rsidRPr="006A3F77">
        <w:rPr>
          <w:rFonts w:ascii="Calibri" w:hAnsi="Calibri" w:cs="Calibri"/>
        </w:rPr>
        <w:t xml:space="preserve"> líder Bogotá, relaciones, aliados (wealth, contadores, abogados).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Actividades:</w:t>
      </w:r>
    </w:p>
    <w:p w14:paraId="4498A36C" w14:textId="39FDDBFC" w:rsidR="00970701" w:rsidRPr="006A3F77" w:rsidRDefault="00050470" w:rsidP="0085111A">
      <w:pPr>
        <w:numPr>
          <w:ilvl w:val="0"/>
          <w:numId w:val="18"/>
        </w:numPr>
        <w:spacing w:before="120" w:after="120"/>
        <w:rPr>
          <w:rFonts w:ascii="Calibri" w:hAnsi="Calibri" w:cs="Calibri"/>
        </w:rPr>
      </w:pPr>
      <w:r>
        <w:rPr>
          <w:rFonts w:ascii="Calibri" w:hAnsi="Calibri" w:cs="Calibri"/>
        </w:rPr>
        <w:t>4</w:t>
      </w:r>
      <w:r w:rsidR="00970701" w:rsidRPr="006A3F77">
        <w:rPr>
          <w:rFonts w:ascii="Calibri" w:hAnsi="Calibri" w:cs="Calibri"/>
        </w:rPr>
        <w:t xml:space="preserve"> evento</w:t>
      </w:r>
      <w:r>
        <w:rPr>
          <w:rFonts w:ascii="Calibri" w:hAnsi="Calibri" w:cs="Calibri"/>
        </w:rPr>
        <w:t>s</w:t>
      </w:r>
      <w:r w:rsidR="00970701" w:rsidRPr="006A3F77">
        <w:rPr>
          <w:rFonts w:ascii="Calibri" w:hAnsi="Calibri" w:cs="Calibri"/>
        </w:rPr>
        <w:t xml:space="preserve">/mes </w:t>
      </w:r>
      <w:r>
        <w:rPr>
          <w:rFonts w:ascii="Calibri" w:hAnsi="Calibri" w:cs="Calibri"/>
        </w:rPr>
        <w:t>focalizados.</w:t>
      </w:r>
      <w:r w:rsidRPr="006A3F77">
        <w:rPr>
          <w:rFonts w:ascii="Calibri" w:hAnsi="Calibri" w:cs="Calibri"/>
        </w:rPr>
        <w:t xml:space="preserve"> </w:t>
      </w:r>
      <w:r w:rsidR="00970701" w:rsidRPr="006A3F77">
        <w:rPr>
          <w:rFonts w:ascii="Calibri" w:hAnsi="Calibri" w:cs="Calibri"/>
        </w:rPr>
        <w:t>(Mar–</w:t>
      </w:r>
      <w:r>
        <w:rPr>
          <w:rFonts w:ascii="Calibri" w:hAnsi="Calibri" w:cs="Calibri"/>
        </w:rPr>
        <w:t>Dic</w:t>
      </w:r>
      <w:r w:rsidR="00970701" w:rsidRPr="006A3F77">
        <w:rPr>
          <w:rFonts w:ascii="Calibri" w:hAnsi="Calibri" w:cs="Calibri"/>
        </w:rPr>
        <w:t>).</w:t>
      </w:r>
    </w:p>
    <w:p w14:paraId="2EC23788" w14:textId="77777777" w:rsidR="00970701" w:rsidRPr="006A3F77" w:rsidRDefault="00970701" w:rsidP="0085111A">
      <w:pPr>
        <w:numPr>
          <w:ilvl w:val="0"/>
          <w:numId w:val="18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lastRenderedPageBreak/>
        <w:t xml:space="preserve">Gran Salón (Ago 2026). 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Entregables:</w:t>
      </w:r>
      <w:r w:rsidRPr="006A3F77">
        <w:rPr>
          <w:rFonts w:ascii="Calibri" w:hAnsi="Calibri" w:cs="Calibri"/>
        </w:rPr>
        <w:t xml:space="preserve"> agenda, base de aliados, acuerdos de referidos.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KPIs:</w:t>
      </w:r>
      <w:r w:rsidRPr="006A3F77">
        <w:rPr>
          <w:rFonts w:ascii="Calibri" w:hAnsi="Calibri" w:cs="Calibri"/>
        </w:rPr>
        <w:t xml:space="preserve"> leads por evento, % calificados, cierres por aliado.</w:t>
      </w:r>
    </w:p>
    <w:p w14:paraId="6BD93951" w14:textId="7629B008" w:rsidR="00970701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Workstream E: Operación cross-border (</w:t>
      </w:r>
      <w:r w:rsidR="00445899" w:rsidRPr="006A3F77">
        <w:rPr>
          <w:rFonts w:ascii="Calibri" w:hAnsi="Calibri" w:cs="Calibri"/>
          <w:b/>
          <w:bCs/>
        </w:rPr>
        <w:t>super necesario</w:t>
      </w:r>
      <w:r w:rsidRPr="006A3F77">
        <w:rPr>
          <w:rFonts w:ascii="Calibri" w:hAnsi="Calibri" w:cs="Calibri"/>
          <w:b/>
          <w:bCs/>
        </w:rPr>
        <w:t>)</w:t>
      </w:r>
    </w:p>
    <w:p w14:paraId="0778BB43" w14:textId="72FF772F" w:rsidR="00970701" w:rsidRPr="006A3F77" w:rsidRDefault="00970701" w:rsidP="0085111A">
      <w:p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Actores:</w:t>
      </w:r>
      <w:r w:rsidRPr="006A3F77">
        <w:rPr>
          <w:rFonts w:ascii="Calibri" w:hAnsi="Calibri" w:cs="Calibri"/>
        </w:rPr>
        <w:t xml:space="preserve"> legal, </w:t>
      </w:r>
      <w:r w:rsidR="001329AD" w:rsidRPr="006A3F77">
        <w:rPr>
          <w:rFonts w:ascii="Calibri" w:hAnsi="Calibri" w:cs="Calibri"/>
        </w:rPr>
        <w:t>Compliance</w:t>
      </w:r>
      <w:r w:rsidRPr="006A3F77">
        <w:rPr>
          <w:rFonts w:ascii="Calibri" w:hAnsi="Calibri" w:cs="Calibri"/>
        </w:rPr>
        <w:t>, soporte pagos, notaría/gestión Panamá, FX/transferencias.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Actividades:</w:t>
      </w:r>
    </w:p>
    <w:p w14:paraId="3DB49CEE" w14:textId="7BC23B0E" w:rsidR="00970701" w:rsidRPr="006A3F77" w:rsidRDefault="00970701" w:rsidP="0085111A">
      <w:pPr>
        <w:numPr>
          <w:ilvl w:val="0"/>
          <w:numId w:val="19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Checklist documental</w:t>
      </w:r>
    </w:p>
    <w:p w14:paraId="6B7A29F1" w14:textId="77777777" w:rsidR="00A833A6" w:rsidRPr="006A3F77" w:rsidRDefault="00970701" w:rsidP="0085111A">
      <w:pPr>
        <w:numPr>
          <w:ilvl w:val="0"/>
          <w:numId w:val="19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Ruta de pagos</w:t>
      </w:r>
    </w:p>
    <w:p w14:paraId="70BAD511" w14:textId="77777777" w:rsidR="00A833A6" w:rsidRPr="006A3F77" w:rsidRDefault="00970701" w:rsidP="0085111A">
      <w:pPr>
        <w:numPr>
          <w:ilvl w:val="0"/>
          <w:numId w:val="19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SLA de respuesta y claridad de costos (continuo).</w:t>
      </w:r>
      <w:r w:rsidRPr="006A3F77">
        <w:rPr>
          <w:rFonts w:ascii="Calibri" w:hAnsi="Calibri" w:cs="Calibri"/>
        </w:rPr>
        <w:br/>
      </w:r>
    </w:p>
    <w:p w14:paraId="5EE5D926" w14:textId="158E504A" w:rsidR="00970701" w:rsidRPr="006A3F77" w:rsidRDefault="00970701" w:rsidP="0085111A">
      <w:pPr>
        <w:spacing w:before="120" w:after="120"/>
        <w:ind w:left="36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Entregables:</w:t>
      </w:r>
      <w:r w:rsidRPr="006A3F77">
        <w:rPr>
          <w:rFonts w:ascii="Calibri" w:hAnsi="Calibri" w:cs="Calibri"/>
        </w:rPr>
        <w:t xml:space="preserve"> </w:t>
      </w:r>
      <w:r w:rsidR="001329AD" w:rsidRPr="006A3F77">
        <w:rPr>
          <w:rFonts w:ascii="Calibri" w:hAnsi="Calibri" w:cs="Calibri"/>
        </w:rPr>
        <w:t>Checklist</w:t>
      </w:r>
      <w:r w:rsidRPr="006A3F77">
        <w:rPr>
          <w:rFonts w:ascii="Calibri" w:hAnsi="Calibri" w:cs="Calibri"/>
        </w:rPr>
        <w:t>, guía de pagos, guías tributarias “nivel usuario”.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KPIs:</w:t>
      </w:r>
      <w:r w:rsidRPr="006A3F77">
        <w:rPr>
          <w:rFonts w:ascii="Calibri" w:hAnsi="Calibri" w:cs="Calibri"/>
        </w:rPr>
        <w:t xml:space="preserve"> tiempo de escrituración, tasa de caída por fricción.</w:t>
      </w:r>
    </w:p>
    <w:p w14:paraId="32C878B2" w14:textId="77777777" w:rsidR="00970701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Workstream F: Postventa y referidos</w:t>
      </w:r>
    </w:p>
    <w:p w14:paraId="4FCB2219" w14:textId="77777777" w:rsidR="00970701" w:rsidRPr="006A3F77" w:rsidRDefault="00970701" w:rsidP="0085111A">
      <w:p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Actores:</w:t>
      </w:r>
      <w:r w:rsidRPr="006A3F77">
        <w:rPr>
          <w:rFonts w:ascii="Calibri" w:hAnsi="Calibri" w:cs="Calibri"/>
        </w:rPr>
        <w:t xml:space="preserve"> postventa, comercial, marketing.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Actividades:</w:t>
      </w:r>
    </w:p>
    <w:p w14:paraId="3EE80654" w14:textId="77777777" w:rsidR="00970701" w:rsidRPr="006A3F77" w:rsidRDefault="00970701" w:rsidP="0085111A">
      <w:pPr>
        <w:numPr>
          <w:ilvl w:val="0"/>
          <w:numId w:val="20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Onboarding comprador (desde primer cierre).</w:t>
      </w:r>
    </w:p>
    <w:p w14:paraId="664797E9" w14:textId="77777777" w:rsidR="00970701" w:rsidRDefault="00970701" w:rsidP="0085111A">
      <w:pPr>
        <w:numPr>
          <w:ilvl w:val="0"/>
          <w:numId w:val="20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Programa de referidos (Mes 10).</w:t>
      </w:r>
      <w:r w:rsidRPr="006A3F77">
        <w:rPr>
          <w:rFonts w:ascii="Calibri" w:hAnsi="Calibri" w:cs="Calibri"/>
        </w:rPr>
        <w:br/>
      </w:r>
      <w:r w:rsidRPr="006A3F77">
        <w:rPr>
          <w:rFonts w:ascii="Calibri" w:hAnsi="Calibri" w:cs="Calibri"/>
          <w:b/>
          <w:bCs/>
        </w:rPr>
        <w:t>KPIs:</w:t>
      </w:r>
      <w:r w:rsidRPr="006A3F77">
        <w:rPr>
          <w:rFonts w:ascii="Calibri" w:hAnsi="Calibri" w:cs="Calibri"/>
        </w:rPr>
        <w:t xml:space="preserve"> NPS, referidos/cliente, ventas por referido.</w:t>
      </w:r>
    </w:p>
    <w:p w14:paraId="1E1ACDBE" w14:textId="77777777" w:rsidR="00B804CD" w:rsidRPr="00B804CD" w:rsidRDefault="00B804CD" w:rsidP="0085111A">
      <w:pPr>
        <w:spacing w:before="120" w:after="120"/>
        <w:rPr>
          <w:rFonts w:ascii="Calibri" w:hAnsi="Calibri" w:cs="Calibri"/>
          <w:b/>
          <w:bCs/>
        </w:rPr>
      </w:pPr>
      <w:r w:rsidRPr="00B804CD">
        <w:rPr>
          <w:rFonts w:ascii="Calibri" w:hAnsi="Calibri" w:cs="Calibri"/>
          <w:b/>
          <w:bCs/>
        </w:rPr>
        <w:t>Workstream G: Estructuración fiscal–patrimonial y transferencia de patrimonio</w:t>
      </w:r>
    </w:p>
    <w:p w14:paraId="0553B34A" w14:textId="77777777" w:rsidR="00B804CD" w:rsidRPr="00B804CD" w:rsidRDefault="00B804CD" w:rsidP="0085111A">
      <w:pPr>
        <w:spacing w:before="120" w:after="120"/>
        <w:rPr>
          <w:rFonts w:ascii="Calibri" w:hAnsi="Calibri" w:cs="Calibri"/>
        </w:rPr>
      </w:pPr>
      <w:r w:rsidRPr="00B804CD">
        <w:rPr>
          <w:rFonts w:ascii="Calibri" w:hAnsi="Calibri" w:cs="Calibri"/>
          <w:b/>
          <w:bCs/>
        </w:rPr>
        <w:t>Actores:</w:t>
      </w:r>
      <w:r w:rsidRPr="00B804CD">
        <w:rPr>
          <w:rFonts w:ascii="Calibri" w:hAnsi="Calibri" w:cs="Calibri"/>
        </w:rPr>
        <w:t xml:space="preserve"> tributarista Colombia, abogado patrimonial, abogado Panamá, líder Bogotá.</w:t>
      </w:r>
      <w:r w:rsidRPr="00B804CD">
        <w:rPr>
          <w:rFonts w:ascii="Calibri" w:hAnsi="Calibri" w:cs="Calibri"/>
        </w:rPr>
        <w:br/>
      </w:r>
      <w:r w:rsidRPr="00B804CD">
        <w:rPr>
          <w:rFonts w:ascii="Calibri" w:hAnsi="Calibri" w:cs="Calibri"/>
          <w:b/>
          <w:bCs/>
        </w:rPr>
        <w:t>Actividades:</w:t>
      </w:r>
    </w:p>
    <w:p w14:paraId="7711D95F" w14:textId="77777777" w:rsidR="00B804CD" w:rsidRPr="00B804CD" w:rsidRDefault="00B804CD" w:rsidP="0085111A">
      <w:pPr>
        <w:numPr>
          <w:ilvl w:val="0"/>
          <w:numId w:val="41"/>
        </w:numPr>
        <w:spacing w:before="120" w:after="120"/>
        <w:rPr>
          <w:rFonts w:ascii="Calibri" w:hAnsi="Calibri" w:cs="Calibri"/>
        </w:rPr>
      </w:pPr>
      <w:r w:rsidRPr="00B804CD">
        <w:rPr>
          <w:rFonts w:ascii="Calibri" w:hAnsi="Calibri" w:cs="Calibri"/>
        </w:rPr>
        <w:t xml:space="preserve">Diseñar el </w:t>
      </w:r>
      <w:r w:rsidRPr="00B804CD">
        <w:rPr>
          <w:rFonts w:ascii="Calibri" w:hAnsi="Calibri" w:cs="Calibri"/>
          <w:b/>
          <w:bCs/>
        </w:rPr>
        <w:t>diagnóstico de entrada</w:t>
      </w:r>
      <w:r w:rsidRPr="00B804CD">
        <w:rPr>
          <w:rFonts w:ascii="Calibri" w:hAnsi="Calibri" w:cs="Calibri"/>
        </w:rPr>
        <w:t xml:space="preserve"> (10 preguntas que segmentan casos).</w:t>
      </w:r>
    </w:p>
    <w:p w14:paraId="02CD1A43" w14:textId="77777777" w:rsidR="00B804CD" w:rsidRPr="00B804CD" w:rsidRDefault="00B804CD" w:rsidP="0085111A">
      <w:pPr>
        <w:numPr>
          <w:ilvl w:val="0"/>
          <w:numId w:val="41"/>
        </w:numPr>
        <w:spacing w:before="120" w:after="120"/>
        <w:rPr>
          <w:rFonts w:ascii="Calibri" w:hAnsi="Calibri" w:cs="Calibri"/>
        </w:rPr>
      </w:pPr>
      <w:r w:rsidRPr="00B804CD">
        <w:rPr>
          <w:rFonts w:ascii="Calibri" w:hAnsi="Calibri" w:cs="Calibri"/>
        </w:rPr>
        <w:t xml:space="preserve">Armar </w:t>
      </w:r>
      <w:r w:rsidRPr="00B804CD">
        <w:rPr>
          <w:rFonts w:ascii="Calibri" w:hAnsi="Calibri" w:cs="Calibri"/>
          <w:b/>
          <w:bCs/>
        </w:rPr>
        <w:t>3 estructuras típicas</w:t>
      </w:r>
      <w:r w:rsidRPr="00B804CD">
        <w:rPr>
          <w:rFonts w:ascii="Calibri" w:hAnsi="Calibri" w:cs="Calibri"/>
        </w:rPr>
        <w:t xml:space="preserve"> (sin prometer): ejemplos de tenencia y escenarios de transferencia.</w:t>
      </w:r>
    </w:p>
    <w:p w14:paraId="11751C7D" w14:textId="63B14E39" w:rsidR="00B804CD" w:rsidRPr="00B804CD" w:rsidRDefault="00B804CD" w:rsidP="0085111A">
      <w:pPr>
        <w:numPr>
          <w:ilvl w:val="0"/>
          <w:numId w:val="41"/>
        </w:numPr>
        <w:spacing w:before="120" w:after="120"/>
        <w:rPr>
          <w:rFonts w:ascii="Calibri" w:hAnsi="Calibri" w:cs="Calibri"/>
        </w:rPr>
      </w:pPr>
      <w:r w:rsidRPr="00B804CD">
        <w:rPr>
          <w:rFonts w:ascii="Calibri" w:hAnsi="Calibri" w:cs="Calibri"/>
        </w:rPr>
        <w:t>Crear “</w:t>
      </w:r>
      <w:r w:rsidRPr="00B804CD">
        <w:rPr>
          <w:rFonts w:ascii="Calibri" w:hAnsi="Calibri" w:cs="Calibri"/>
          <w:b/>
          <w:bCs/>
        </w:rPr>
        <w:t>Guía de implicaciones</w:t>
      </w:r>
      <w:r w:rsidRPr="00B804CD">
        <w:rPr>
          <w:rFonts w:ascii="Calibri" w:hAnsi="Calibri" w:cs="Calibri"/>
        </w:rPr>
        <w:t>” (nivel usuario): qué mirar, qué preguntar, qué evitar.</w:t>
      </w:r>
      <w:r w:rsidRPr="00B804CD">
        <w:rPr>
          <w:rFonts w:ascii="Calibri" w:hAnsi="Calibri" w:cs="Calibri"/>
        </w:rPr>
        <w:br/>
      </w:r>
      <w:r w:rsidRPr="00B804CD">
        <w:rPr>
          <w:rFonts w:ascii="Calibri" w:hAnsi="Calibri" w:cs="Calibri"/>
          <w:b/>
          <w:bCs/>
        </w:rPr>
        <w:t>Entregables:</w:t>
      </w:r>
      <w:r w:rsidRPr="00B804CD">
        <w:rPr>
          <w:rFonts w:ascii="Calibri" w:hAnsi="Calibri" w:cs="Calibri"/>
        </w:rPr>
        <w:t xml:space="preserve"> Checklist, guías, matriz de escenarios, protocolos de remisión a aliados.</w:t>
      </w:r>
      <w:r w:rsidRPr="00B804CD">
        <w:rPr>
          <w:rFonts w:ascii="Calibri" w:hAnsi="Calibri" w:cs="Calibri"/>
        </w:rPr>
        <w:br/>
      </w:r>
      <w:r w:rsidRPr="00B804CD">
        <w:rPr>
          <w:rFonts w:ascii="Calibri" w:hAnsi="Calibri" w:cs="Calibri"/>
          <w:b/>
          <w:bCs/>
        </w:rPr>
        <w:t>KPIs:</w:t>
      </w:r>
      <w:r w:rsidRPr="00B804CD">
        <w:rPr>
          <w:rFonts w:ascii="Calibri" w:hAnsi="Calibri" w:cs="Calibri"/>
        </w:rPr>
        <w:t xml:space="preserve"> % cierres con estructura definida, reducción de caídas por “impuestos/herencia”.</w:t>
      </w:r>
    </w:p>
    <w:p w14:paraId="54D297F7" w14:textId="77777777" w:rsidR="00B804CD" w:rsidRPr="00B804CD" w:rsidRDefault="00B804CD" w:rsidP="0085111A">
      <w:pPr>
        <w:spacing w:before="120" w:after="120"/>
        <w:rPr>
          <w:rFonts w:ascii="Calibri" w:hAnsi="Calibri" w:cs="Calibri"/>
          <w:b/>
          <w:bCs/>
        </w:rPr>
      </w:pPr>
      <w:r w:rsidRPr="00B804CD">
        <w:rPr>
          <w:rFonts w:ascii="Calibri" w:hAnsi="Calibri" w:cs="Calibri"/>
          <w:b/>
          <w:bCs/>
        </w:rPr>
        <w:t>Workstream H: Acompañamiento legal transaccional (Colombia + Panamá)</w:t>
      </w:r>
    </w:p>
    <w:p w14:paraId="2E1CC42F" w14:textId="77777777" w:rsidR="00B804CD" w:rsidRPr="00B804CD" w:rsidRDefault="00B804CD" w:rsidP="0085111A">
      <w:pPr>
        <w:spacing w:before="120" w:after="120"/>
        <w:rPr>
          <w:rFonts w:ascii="Calibri" w:hAnsi="Calibri" w:cs="Calibri"/>
        </w:rPr>
      </w:pPr>
      <w:r w:rsidRPr="00B804CD">
        <w:rPr>
          <w:rFonts w:ascii="Calibri" w:hAnsi="Calibri" w:cs="Calibri"/>
          <w:b/>
          <w:bCs/>
        </w:rPr>
        <w:t>Actores:</w:t>
      </w:r>
      <w:r w:rsidRPr="00B804CD">
        <w:rPr>
          <w:rFonts w:ascii="Calibri" w:hAnsi="Calibri" w:cs="Calibri"/>
        </w:rPr>
        <w:t xml:space="preserve"> legal Panamá, soporte documental, compliance/KYC, comercial Bogotá.</w:t>
      </w:r>
      <w:r w:rsidRPr="00B804CD">
        <w:rPr>
          <w:rFonts w:ascii="Calibri" w:hAnsi="Calibri" w:cs="Calibri"/>
        </w:rPr>
        <w:br/>
      </w:r>
      <w:r w:rsidRPr="00B804CD">
        <w:rPr>
          <w:rFonts w:ascii="Calibri" w:hAnsi="Calibri" w:cs="Calibri"/>
          <w:b/>
          <w:bCs/>
        </w:rPr>
        <w:t>Actividades:</w:t>
      </w:r>
    </w:p>
    <w:p w14:paraId="209F16AB" w14:textId="77777777" w:rsidR="00B804CD" w:rsidRPr="00B804CD" w:rsidRDefault="00B804CD" w:rsidP="0085111A">
      <w:pPr>
        <w:numPr>
          <w:ilvl w:val="0"/>
          <w:numId w:val="42"/>
        </w:numPr>
        <w:spacing w:before="120" w:after="120"/>
        <w:rPr>
          <w:rFonts w:ascii="Calibri" w:hAnsi="Calibri" w:cs="Calibri"/>
        </w:rPr>
      </w:pPr>
      <w:r w:rsidRPr="00B804CD">
        <w:rPr>
          <w:rFonts w:ascii="Calibri" w:hAnsi="Calibri" w:cs="Calibri"/>
        </w:rPr>
        <w:t>Estandarizar contratos, plantillas, poderes, flujos de firma.</w:t>
      </w:r>
    </w:p>
    <w:p w14:paraId="12355E90" w14:textId="77777777" w:rsidR="00B804CD" w:rsidRPr="00B804CD" w:rsidRDefault="00B804CD" w:rsidP="0085111A">
      <w:pPr>
        <w:numPr>
          <w:ilvl w:val="0"/>
          <w:numId w:val="42"/>
        </w:numPr>
        <w:spacing w:before="120" w:after="120"/>
        <w:rPr>
          <w:rFonts w:ascii="Calibri" w:hAnsi="Calibri" w:cs="Calibri"/>
        </w:rPr>
      </w:pPr>
      <w:r w:rsidRPr="00B804CD">
        <w:rPr>
          <w:rFonts w:ascii="Calibri" w:hAnsi="Calibri" w:cs="Calibri"/>
        </w:rPr>
        <w:t>Protocolo KYC y origen de fondos (rápido, claro, sin fricción).</w:t>
      </w:r>
    </w:p>
    <w:p w14:paraId="247975E2" w14:textId="7A060956" w:rsidR="00B804CD" w:rsidRPr="00B804CD" w:rsidRDefault="00B804CD" w:rsidP="0085111A">
      <w:pPr>
        <w:numPr>
          <w:ilvl w:val="0"/>
          <w:numId w:val="42"/>
        </w:numPr>
        <w:spacing w:before="120" w:after="120"/>
        <w:rPr>
          <w:rFonts w:ascii="Calibri" w:hAnsi="Calibri" w:cs="Calibri"/>
        </w:rPr>
      </w:pPr>
      <w:r w:rsidRPr="00B804CD">
        <w:rPr>
          <w:rFonts w:ascii="Calibri" w:hAnsi="Calibri" w:cs="Calibri"/>
        </w:rPr>
        <w:t>SLA de respuesta legal (ej. 24h para dudas de documentos).</w:t>
      </w:r>
      <w:r w:rsidRPr="00B804CD">
        <w:rPr>
          <w:rFonts w:ascii="Calibri" w:hAnsi="Calibri" w:cs="Calibri"/>
        </w:rPr>
        <w:br/>
      </w:r>
      <w:r w:rsidRPr="00B804CD">
        <w:rPr>
          <w:rFonts w:ascii="Calibri" w:hAnsi="Calibri" w:cs="Calibri"/>
          <w:b/>
          <w:bCs/>
        </w:rPr>
        <w:t>Entregables:</w:t>
      </w:r>
      <w:r w:rsidRPr="00B804CD">
        <w:rPr>
          <w:rFonts w:ascii="Calibri" w:hAnsi="Calibri" w:cs="Calibri"/>
        </w:rPr>
        <w:t xml:space="preserve"> ruta legal, </w:t>
      </w:r>
      <w:r w:rsidR="0037148D" w:rsidRPr="00B804CD">
        <w:rPr>
          <w:rFonts w:ascii="Calibri" w:hAnsi="Calibri" w:cs="Calibri"/>
        </w:rPr>
        <w:t>Checklist</w:t>
      </w:r>
      <w:r w:rsidRPr="00B804CD">
        <w:rPr>
          <w:rFonts w:ascii="Calibri" w:hAnsi="Calibri" w:cs="Calibri"/>
        </w:rPr>
        <w:t xml:space="preserve"> documental, cronograma por proyecto, playbook de riesgos.</w:t>
      </w:r>
      <w:r w:rsidRPr="00B804CD">
        <w:rPr>
          <w:rFonts w:ascii="Calibri" w:hAnsi="Calibri" w:cs="Calibri"/>
        </w:rPr>
        <w:br/>
      </w:r>
      <w:r w:rsidRPr="00B804CD">
        <w:rPr>
          <w:rFonts w:ascii="Calibri" w:hAnsi="Calibri" w:cs="Calibri"/>
          <w:b/>
          <w:bCs/>
        </w:rPr>
        <w:t>KPIs:</w:t>
      </w:r>
      <w:r w:rsidRPr="00B804CD">
        <w:rPr>
          <w:rFonts w:ascii="Calibri" w:hAnsi="Calibri" w:cs="Calibri"/>
        </w:rPr>
        <w:t xml:space="preserve"> tiempo a promesa, tiempo a cierre, tasa de caída por “papeles”.</w:t>
      </w:r>
    </w:p>
    <w:p w14:paraId="65367EB9" w14:textId="5AA8A290" w:rsidR="00970701" w:rsidRPr="007B11D6" w:rsidRDefault="00970701" w:rsidP="0085111A">
      <w:pPr>
        <w:pStyle w:val="Ttulo1"/>
        <w:spacing w:before="120" w:after="120"/>
        <w:rPr>
          <w:rFonts w:ascii="Calibri" w:hAnsi="Calibri" w:cs="Calibri"/>
          <w:sz w:val="28"/>
          <w:szCs w:val="28"/>
        </w:rPr>
      </w:pPr>
      <w:r w:rsidRPr="007B11D6">
        <w:rPr>
          <w:rFonts w:ascii="Calibri" w:hAnsi="Calibri" w:cs="Calibri"/>
          <w:sz w:val="28"/>
          <w:szCs w:val="28"/>
        </w:rPr>
        <w:lastRenderedPageBreak/>
        <w:t>8) Tablero de control (KPI)</w:t>
      </w:r>
    </w:p>
    <w:p w14:paraId="76A879F0" w14:textId="77777777" w:rsidR="00970701" w:rsidRPr="006A3F77" w:rsidRDefault="00970701" w:rsidP="0085111A">
      <w:p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Diario</w:t>
      </w:r>
    </w:p>
    <w:p w14:paraId="385ADA42" w14:textId="77777777" w:rsidR="00970701" w:rsidRPr="006A3F77" w:rsidRDefault="00970701" w:rsidP="0085111A">
      <w:pPr>
        <w:numPr>
          <w:ilvl w:val="0"/>
          <w:numId w:val="21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Leads nuevos / por canal</w:t>
      </w:r>
    </w:p>
    <w:p w14:paraId="1073E960" w14:textId="77777777" w:rsidR="00970701" w:rsidRPr="006A3F77" w:rsidRDefault="00970701" w:rsidP="0085111A">
      <w:pPr>
        <w:numPr>
          <w:ilvl w:val="0"/>
          <w:numId w:val="21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% respondidos &lt; 5 min</w:t>
      </w:r>
    </w:p>
    <w:p w14:paraId="49CCC1B8" w14:textId="77777777" w:rsidR="00970701" w:rsidRPr="006A3F77" w:rsidRDefault="00970701" w:rsidP="0085111A">
      <w:pPr>
        <w:numPr>
          <w:ilvl w:val="0"/>
          <w:numId w:val="21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Citas agendadas y show-up</w:t>
      </w:r>
    </w:p>
    <w:p w14:paraId="4F309260" w14:textId="77777777" w:rsidR="00970701" w:rsidRPr="006A3F77" w:rsidRDefault="00970701" w:rsidP="0085111A">
      <w:p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Semanal</w:t>
      </w:r>
    </w:p>
    <w:p w14:paraId="156C413F" w14:textId="77777777" w:rsidR="00970701" w:rsidRPr="006A3F77" w:rsidRDefault="00970701" w:rsidP="0085111A">
      <w:pPr>
        <w:numPr>
          <w:ilvl w:val="0"/>
          <w:numId w:val="22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Conversión lead→cita</w:t>
      </w:r>
    </w:p>
    <w:p w14:paraId="750FD597" w14:textId="77777777" w:rsidR="00970701" w:rsidRPr="006A3F77" w:rsidRDefault="00970701" w:rsidP="0085111A">
      <w:pPr>
        <w:numPr>
          <w:ilvl w:val="0"/>
          <w:numId w:val="22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Conversión cita→reserva</w:t>
      </w:r>
    </w:p>
    <w:p w14:paraId="7B81FB89" w14:textId="77777777" w:rsidR="00970701" w:rsidRPr="006A3F77" w:rsidRDefault="00970701" w:rsidP="0085111A">
      <w:pPr>
        <w:numPr>
          <w:ilvl w:val="0"/>
          <w:numId w:val="22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Motivos de pérdida (top 5)</w:t>
      </w:r>
    </w:p>
    <w:p w14:paraId="449BB65F" w14:textId="77777777" w:rsidR="00970701" w:rsidRPr="006A3F77" w:rsidRDefault="00970701" w:rsidP="0085111A">
      <w:p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Mensual</w:t>
      </w:r>
    </w:p>
    <w:p w14:paraId="24B0413E" w14:textId="77777777" w:rsidR="00970701" w:rsidRPr="006A3F77" w:rsidRDefault="00970701" w:rsidP="0085111A">
      <w:pPr>
        <w:numPr>
          <w:ilvl w:val="0"/>
          <w:numId w:val="23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CAC estimado</w:t>
      </w:r>
    </w:p>
    <w:p w14:paraId="18C39C20" w14:textId="77777777" w:rsidR="00970701" w:rsidRPr="006A3F77" w:rsidRDefault="00970701" w:rsidP="0085111A">
      <w:pPr>
        <w:numPr>
          <w:ilvl w:val="0"/>
          <w:numId w:val="23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Cierres por proyecto</w:t>
      </w:r>
    </w:p>
    <w:p w14:paraId="23493EBC" w14:textId="77777777" w:rsidR="00970701" w:rsidRPr="006A3F77" w:rsidRDefault="00970701" w:rsidP="0085111A">
      <w:pPr>
        <w:numPr>
          <w:ilvl w:val="0"/>
          <w:numId w:val="23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Cierres por aliado</w:t>
      </w:r>
    </w:p>
    <w:p w14:paraId="4BF8743C" w14:textId="77777777" w:rsidR="00970701" w:rsidRPr="006A3F77" w:rsidRDefault="00970701" w:rsidP="0085111A">
      <w:pPr>
        <w:numPr>
          <w:ilvl w:val="0"/>
          <w:numId w:val="23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</w:rPr>
        <w:t>Aging del pipeline</w:t>
      </w:r>
    </w:p>
    <w:p w14:paraId="4ECF783B" w14:textId="1A436919" w:rsidR="00970701" w:rsidRPr="007B11D6" w:rsidRDefault="00970701" w:rsidP="0085111A">
      <w:pPr>
        <w:pStyle w:val="Ttulo1"/>
        <w:spacing w:before="120" w:after="120"/>
        <w:rPr>
          <w:rFonts w:ascii="Calibri" w:hAnsi="Calibri" w:cs="Calibri"/>
          <w:sz w:val="28"/>
          <w:szCs w:val="28"/>
        </w:rPr>
      </w:pPr>
      <w:r w:rsidRPr="007B11D6">
        <w:rPr>
          <w:rFonts w:ascii="Calibri" w:hAnsi="Calibri" w:cs="Calibri"/>
          <w:sz w:val="28"/>
          <w:szCs w:val="28"/>
        </w:rPr>
        <w:t xml:space="preserve">9) </w:t>
      </w:r>
      <w:r w:rsidR="00C815FC">
        <w:rPr>
          <w:rFonts w:ascii="Calibri" w:hAnsi="Calibri" w:cs="Calibri"/>
          <w:sz w:val="28"/>
          <w:szCs w:val="28"/>
        </w:rPr>
        <w:t>Factores claves a tener en cuenta</w:t>
      </w:r>
    </w:p>
    <w:p w14:paraId="08445F9B" w14:textId="77777777" w:rsidR="00970701" w:rsidRPr="006A3F77" w:rsidRDefault="00970701" w:rsidP="0085111A">
      <w:pPr>
        <w:numPr>
          <w:ilvl w:val="0"/>
          <w:numId w:val="24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Marketing sin operación lista</w:t>
      </w:r>
      <w:r w:rsidRPr="006A3F77">
        <w:rPr>
          <w:rFonts w:ascii="Calibri" w:hAnsi="Calibri" w:cs="Calibri"/>
        </w:rPr>
        <w:t xml:space="preserve"> → mal servicio, mala reputación.</w:t>
      </w:r>
    </w:p>
    <w:p w14:paraId="42146D90" w14:textId="77777777" w:rsidR="00970701" w:rsidRPr="006A3F77" w:rsidRDefault="00970701" w:rsidP="0085111A">
      <w:pPr>
        <w:numPr>
          <w:ilvl w:val="0"/>
          <w:numId w:val="24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Responder tarde</w:t>
      </w:r>
      <w:r w:rsidRPr="006A3F77">
        <w:rPr>
          <w:rFonts w:ascii="Calibri" w:hAnsi="Calibri" w:cs="Calibri"/>
        </w:rPr>
        <w:t xml:space="preserve"> → en inversión, el que contesta primero se queda con la cita.</w:t>
      </w:r>
    </w:p>
    <w:p w14:paraId="24BC0641" w14:textId="77777777" w:rsidR="00970701" w:rsidRPr="006A3F77" w:rsidRDefault="00970701" w:rsidP="0085111A">
      <w:pPr>
        <w:numPr>
          <w:ilvl w:val="0"/>
          <w:numId w:val="24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Demasiados proyectos al tiempo</w:t>
      </w:r>
      <w:r w:rsidRPr="006A3F77">
        <w:rPr>
          <w:rFonts w:ascii="Calibri" w:hAnsi="Calibri" w:cs="Calibri"/>
        </w:rPr>
        <w:t xml:space="preserve"> → confusión y baja conversión.</w:t>
      </w:r>
    </w:p>
    <w:p w14:paraId="5C48B664" w14:textId="77777777" w:rsidR="00970701" w:rsidRPr="006A3F77" w:rsidRDefault="00970701" w:rsidP="0085111A">
      <w:pPr>
        <w:numPr>
          <w:ilvl w:val="0"/>
          <w:numId w:val="24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Automatización mal implementada</w:t>
      </w:r>
      <w:r w:rsidRPr="006A3F77">
        <w:rPr>
          <w:rFonts w:ascii="Calibri" w:hAnsi="Calibri" w:cs="Calibri"/>
        </w:rPr>
        <w:t xml:space="preserve"> (bots genéricos) → riesgo por políticas y mala experiencia; ojo con restricciones de Meta desde enero 2026. </w:t>
      </w:r>
    </w:p>
    <w:p w14:paraId="6C89FECE" w14:textId="77777777" w:rsidR="00970701" w:rsidRPr="006A3F77" w:rsidRDefault="00970701" w:rsidP="0085111A">
      <w:pPr>
        <w:numPr>
          <w:ilvl w:val="0"/>
          <w:numId w:val="24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Aliados sin regla de juego</w:t>
      </w:r>
      <w:r w:rsidRPr="006A3F77">
        <w:rPr>
          <w:rFonts w:ascii="Calibri" w:hAnsi="Calibri" w:cs="Calibri"/>
        </w:rPr>
        <w:t xml:space="preserve"> → no refieren.</w:t>
      </w:r>
    </w:p>
    <w:p w14:paraId="050114EF" w14:textId="77777777" w:rsidR="00970701" w:rsidRPr="006A3F77" w:rsidRDefault="00970701" w:rsidP="0085111A">
      <w:pPr>
        <w:numPr>
          <w:ilvl w:val="0"/>
          <w:numId w:val="24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Promesas de rentabilidad</w:t>
      </w:r>
      <w:r w:rsidRPr="006A3F77">
        <w:rPr>
          <w:rFonts w:ascii="Calibri" w:hAnsi="Calibri" w:cs="Calibri"/>
        </w:rPr>
        <w:t xml:space="preserve"> → reclamos y daño de marca.</w:t>
      </w:r>
    </w:p>
    <w:p w14:paraId="5366153B" w14:textId="77777777" w:rsidR="00970701" w:rsidRPr="006A3F77" w:rsidRDefault="00970701" w:rsidP="0085111A">
      <w:pPr>
        <w:spacing w:before="120" w:after="120"/>
        <w:rPr>
          <w:rFonts w:ascii="Calibri" w:hAnsi="Calibri" w:cs="Calibri"/>
          <w:b/>
          <w:bCs/>
        </w:rPr>
      </w:pPr>
      <w:r w:rsidRPr="006A3F77">
        <w:rPr>
          <w:rFonts w:ascii="Calibri" w:hAnsi="Calibri" w:cs="Calibri"/>
          <w:b/>
          <w:bCs/>
        </w:rPr>
        <w:t>10) Mini-glosario (solo lo indispensable)</w:t>
      </w:r>
    </w:p>
    <w:p w14:paraId="0E496934" w14:textId="77777777" w:rsidR="00970701" w:rsidRPr="006A3F77" w:rsidRDefault="00970701" w:rsidP="0085111A">
      <w:pPr>
        <w:numPr>
          <w:ilvl w:val="0"/>
          <w:numId w:val="25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CPL:</w:t>
      </w:r>
      <w:r w:rsidRPr="006A3F77">
        <w:rPr>
          <w:rFonts w:ascii="Calibri" w:hAnsi="Calibri" w:cs="Calibri"/>
        </w:rPr>
        <w:t xml:space="preserve"> costo por lead.</w:t>
      </w:r>
    </w:p>
    <w:p w14:paraId="3155B187" w14:textId="77777777" w:rsidR="00970701" w:rsidRPr="006A3F77" w:rsidRDefault="00970701" w:rsidP="0085111A">
      <w:pPr>
        <w:numPr>
          <w:ilvl w:val="0"/>
          <w:numId w:val="25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CAC:</w:t>
      </w:r>
      <w:r w:rsidRPr="006A3F77">
        <w:rPr>
          <w:rFonts w:ascii="Calibri" w:hAnsi="Calibri" w:cs="Calibri"/>
        </w:rPr>
        <w:t xml:space="preserve"> costo de adquisición de cliente (costo marketing+ventas / cierres).</w:t>
      </w:r>
    </w:p>
    <w:p w14:paraId="3F886661" w14:textId="77777777" w:rsidR="00970701" w:rsidRPr="006A3F77" w:rsidRDefault="00970701" w:rsidP="0085111A">
      <w:pPr>
        <w:numPr>
          <w:ilvl w:val="0"/>
          <w:numId w:val="25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SLA:</w:t>
      </w:r>
      <w:r w:rsidRPr="006A3F77">
        <w:rPr>
          <w:rFonts w:ascii="Calibri" w:hAnsi="Calibri" w:cs="Calibri"/>
        </w:rPr>
        <w:t xml:space="preserve"> tiempo máximo de respuesta comprometido.</w:t>
      </w:r>
    </w:p>
    <w:p w14:paraId="6ECC6503" w14:textId="77777777" w:rsidR="00970701" w:rsidRPr="006A3F77" w:rsidRDefault="00970701" w:rsidP="0085111A">
      <w:pPr>
        <w:numPr>
          <w:ilvl w:val="0"/>
          <w:numId w:val="25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Show-up:</w:t>
      </w:r>
      <w:r w:rsidRPr="006A3F77">
        <w:rPr>
          <w:rFonts w:ascii="Calibri" w:hAnsi="Calibri" w:cs="Calibri"/>
        </w:rPr>
        <w:t xml:space="preserve"> porcentaje de citas a las que la gente sí asiste.</w:t>
      </w:r>
    </w:p>
    <w:p w14:paraId="324C12C3" w14:textId="77777777" w:rsidR="00970701" w:rsidRPr="006A3F77" w:rsidRDefault="00970701" w:rsidP="0085111A">
      <w:pPr>
        <w:numPr>
          <w:ilvl w:val="0"/>
          <w:numId w:val="25"/>
        </w:numPr>
        <w:spacing w:before="120" w:after="120"/>
        <w:rPr>
          <w:rFonts w:ascii="Calibri" w:hAnsi="Calibri" w:cs="Calibri"/>
        </w:rPr>
      </w:pPr>
      <w:r w:rsidRPr="006A3F77">
        <w:rPr>
          <w:rFonts w:ascii="Calibri" w:hAnsi="Calibri" w:cs="Calibri"/>
          <w:b/>
          <w:bCs/>
        </w:rPr>
        <w:t>Pipeline:</w:t>
      </w:r>
      <w:r w:rsidRPr="006A3F77">
        <w:rPr>
          <w:rFonts w:ascii="Calibri" w:hAnsi="Calibri" w:cs="Calibri"/>
        </w:rPr>
        <w:t xml:space="preserve"> oportunidades en proceso de venta.</w:t>
      </w:r>
    </w:p>
    <w:p w14:paraId="31B48830" w14:textId="77777777" w:rsidR="00DB0200" w:rsidRPr="006A3F77" w:rsidRDefault="00DB0200" w:rsidP="0085111A">
      <w:pPr>
        <w:spacing w:before="120" w:after="120"/>
        <w:rPr>
          <w:rFonts w:ascii="Calibri" w:hAnsi="Calibri" w:cs="Calibri"/>
        </w:rPr>
      </w:pPr>
    </w:p>
    <w:sectPr w:rsidR="00DB0200" w:rsidRPr="006A3F77" w:rsidSect="0025193A">
      <w:pgSz w:w="12242" w:h="15842" w:code="1"/>
      <w:pgMar w:top="1417" w:right="1701" w:bottom="1417" w:left="1701" w:header="0" w:footer="680" w:gutter="0"/>
      <w:cols w:space="708"/>
      <w:titlePg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mando Hortua" w:date="2026-01-30T07:42:00Z" w:initials="AH">
    <w:p w14:paraId="249A4C34" w14:textId="77777777" w:rsidR="00C51408" w:rsidRDefault="00C51408" w:rsidP="00C51408">
      <w:pPr>
        <w:pStyle w:val="Textocomentario"/>
      </w:pPr>
      <w:r>
        <w:rPr>
          <w:rStyle w:val="Refdecomentario"/>
        </w:rPr>
        <w:annotationRef/>
      </w:r>
      <w:r>
        <w:t>Cuales son las ventajas fiscales de la estructura</w:t>
      </w:r>
    </w:p>
  </w:comment>
  <w:comment w:id="1" w:author="Armando Hortua" w:date="2026-01-30T07:53:00Z" w:initials="AH">
    <w:p w14:paraId="2C2BEE8F" w14:textId="77777777" w:rsidR="00B16901" w:rsidRDefault="00B16901" w:rsidP="00B16901">
      <w:pPr>
        <w:pStyle w:val="Textocomentario"/>
      </w:pPr>
      <w:r>
        <w:rPr>
          <w:rStyle w:val="Refdecomentario"/>
        </w:rPr>
        <w:annotationRef/>
      </w:r>
      <w:r>
        <w:t>Costos de operación del inmueble</w:t>
      </w:r>
    </w:p>
  </w:comment>
  <w:comment w:id="3" w:author="Armando Hortua" w:date="2026-01-30T08:06:00Z" w:initials="AH">
    <w:p w14:paraId="383ED330" w14:textId="77777777" w:rsidR="006503D4" w:rsidRDefault="006503D4" w:rsidP="006503D4">
      <w:pPr>
        <w:pStyle w:val="Textocomentario"/>
      </w:pPr>
      <w:r>
        <w:rPr>
          <w:rStyle w:val="Refdecomentario"/>
        </w:rPr>
        <w:annotationRef/>
      </w:r>
      <w:r>
        <w:t>Quien hace el KYC, en que plataforma y quien asume el costo</w:t>
      </w:r>
    </w:p>
  </w:comment>
  <w:comment w:id="2" w:author="Armando Hortua" w:date="2026-01-30T08:08:00Z" w:initials="AH">
    <w:p w14:paraId="2946B27B" w14:textId="77777777" w:rsidR="00D645D8" w:rsidRDefault="00D645D8" w:rsidP="00D645D8">
      <w:pPr>
        <w:pStyle w:val="Textocomentario"/>
      </w:pPr>
      <w:r>
        <w:rPr>
          <w:rStyle w:val="Refdecomentario"/>
        </w:rPr>
        <w:annotationRef/>
      </w:r>
      <w:r>
        <w:t>Mapa de procesos con documentos asociados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9A4C34" w15:done="0"/>
  <w15:commentEx w15:paraId="2C2BEE8F" w15:paraIdParent="249A4C34" w15:done="0"/>
  <w15:commentEx w15:paraId="383ED330" w15:done="0"/>
  <w15:commentEx w15:paraId="2946B2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432718" w16cex:dateUtc="2026-01-30T12:42:00Z"/>
  <w16cex:commentExtensible w16cex:durableId="0197FC4C" w16cex:dateUtc="2026-01-30T12:53:00Z"/>
  <w16cex:commentExtensible w16cex:durableId="311B5E47" w16cex:dateUtc="2026-01-30T13:06:00Z"/>
  <w16cex:commentExtensible w16cex:durableId="673E9284" w16cex:dateUtc="2026-01-30T13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9A4C34" w16cid:durableId="02432718"/>
  <w16cid:commentId w16cid:paraId="2C2BEE8F" w16cid:durableId="0197FC4C"/>
  <w16cid:commentId w16cid:paraId="383ED330" w16cid:durableId="311B5E47"/>
  <w16cid:commentId w16cid:paraId="2946B27B" w16cid:durableId="673E928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5EA7F2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235E0C"/>
    <w:multiLevelType w:val="multilevel"/>
    <w:tmpl w:val="5E62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11612"/>
    <w:multiLevelType w:val="multilevel"/>
    <w:tmpl w:val="CA3A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C1846"/>
    <w:multiLevelType w:val="multilevel"/>
    <w:tmpl w:val="AF6EC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984F4C"/>
    <w:multiLevelType w:val="multilevel"/>
    <w:tmpl w:val="A606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937A6"/>
    <w:multiLevelType w:val="multilevel"/>
    <w:tmpl w:val="43FE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57C98"/>
    <w:multiLevelType w:val="multilevel"/>
    <w:tmpl w:val="5E3C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643B3"/>
    <w:multiLevelType w:val="multilevel"/>
    <w:tmpl w:val="CFD0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D34ED"/>
    <w:multiLevelType w:val="multilevel"/>
    <w:tmpl w:val="317C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D2407"/>
    <w:multiLevelType w:val="multilevel"/>
    <w:tmpl w:val="CF20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A4681"/>
    <w:multiLevelType w:val="multilevel"/>
    <w:tmpl w:val="2596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34050"/>
    <w:multiLevelType w:val="multilevel"/>
    <w:tmpl w:val="21E2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23608"/>
    <w:multiLevelType w:val="multilevel"/>
    <w:tmpl w:val="04FE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B293D"/>
    <w:multiLevelType w:val="multilevel"/>
    <w:tmpl w:val="913E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7194E"/>
    <w:multiLevelType w:val="multilevel"/>
    <w:tmpl w:val="F9EA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B7F3F"/>
    <w:multiLevelType w:val="multilevel"/>
    <w:tmpl w:val="DF34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B1C2E"/>
    <w:multiLevelType w:val="multilevel"/>
    <w:tmpl w:val="7042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290425"/>
    <w:multiLevelType w:val="multilevel"/>
    <w:tmpl w:val="5CB6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E400A"/>
    <w:multiLevelType w:val="multilevel"/>
    <w:tmpl w:val="14A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579D6"/>
    <w:multiLevelType w:val="multilevel"/>
    <w:tmpl w:val="A5DE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918C6"/>
    <w:multiLevelType w:val="multilevel"/>
    <w:tmpl w:val="3D80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C22624"/>
    <w:multiLevelType w:val="multilevel"/>
    <w:tmpl w:val="E886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274A64"/>
    <w:multiLevelType w:val="multilevel"/>
    <w:tmpl w:val="F04C562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DF1D5A"/>
    <w:multiLevelType w:val="multilevel"/>
    <w:tmpl w:val="8BA01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E47984"/>
    <w:multiLevelType w:val="multilevel"/>
    <w:tmpl w:val="C6F8BE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52AA0014"/>
    <w:multiLevelType w:val="multilevel"/>
    <w:tmpl w:val="1AE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0A73B4"/>
    <w:multiLevelType w:val="multilevel"/>
    <w:tmpl w:val="FC6C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1A2728"/>
    <w:multiLevelType w:val="multilevel"/>
    <w:tmpl w:val="E52C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422899"/>
    <w:multiLevelType w:val="multilevel"/>
    <w:tmpl w:val="790C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34F0E"/>
    <w:multiLevelType w:val="multilevel"/>
    <w:tmpl w:val="068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9D005F"/>
    <w:multiLevelType w:val="multilevel"/>
    <w:tmpl w:val="CAC4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82463"/>
    <w:multiLevelType w:val="multilevel"/>
    <w:tmpl w:val="34C0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7E225F"/>
    <w:multiLevelType w:val="multilevel"/>
    <w:tmpl w:val="AF6EC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A576F6"/>
    <w:multiLevelType w:val="multilevel"/>
    <w:tmpl w:val="33A8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E17D26"/>
    <w:multiLevelType w:val="multilevel"/>
    <w:tmpl w:val="003C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9F41E9"/>
    <w:multiLevelType w:val="multilevel"/>
    <w:tmpl w:val="8760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BB3DA8"/>
    <w:multiLevelType w:val="multilevel"/>
    <w:tmpl w:val="277E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DC3AB8"/>
    <w:multiLevelType w:val="multilevel"/>
    <w:tmpl w:val="A4B4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F10341"/>
    <w:multiLevelType w:val="multilevel"/>
    <w:tmpl w:val="2BDC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D3596A"/>
    <w:multiLevelType w:val="multilevel"/>
    <w:tmpl w:val="15A8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7B5A61"/>
    <w:multiLevelType w:val="multilevel"/>
    <w:tmpl w:val="18E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C92A15"/>
    <w:multiLevelType w:val="multilevel"/>
    <w:tmpl w:val="61AC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6B4957"/>
    <w:multiLevelType w:val="multilevel"/>
    <w:tmpl w:val="B520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D5734B"/>
    <w:multiLevelType w:val="multilevel"/>
    <w:tmpl w:val="AB125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045885">
    <w:abstractNumId w:val="27"/>
  </w:num>
  <w:num w:numId="2" w16cid:durableId="1433938425">
    <w:abstractNumId w:val="38"/>
  </w:num>
  <w:num w:numId="3" w16cid:durableId="1498770495">
    <w:abstractNumId w:val="23"/>
  </w:num>
  <w:num w:numId="4" w16cid:durableId="1584215200">
    <w:abstractNumId w:val="1"/>
  </w:num>
  <w:num w:numId="5" w16cid:durableId="1633051434">
    <w:abstractNumId w:val="34"/>
  </w:num>
  <w:num w:numId="6" w16cid:durableId="64761458">
    <w:abstractNumId w:val="43"/>
  </w:num>
  <w:num w:numId="7" w16cid:durableId="1249535310">
    <w:abstractNumId w:val="2"/>
  </w:num>
  <w:num w:numId="8" w16cid:durableId="1093015548">
    <w:abstractNumId w:val="6"/>
  </w:num>
  <w:num w:numId="9" w16cid:durableId="836574683">
    <w:abstractNumId w:val="13"/>
  </w:num>
  <w:num w:numId="10" w16cid:durableId="381288633">
    <w:abstractNumId w:val="19"/>
  </w:num>
  <w:num w:numId="11" w16cid:durableId="521475374">
    <w:abstractNumId w:val="40"/>
  </w:num>
  <w:num w:numId="12" w16cid:durableId="171458053">
    <w:abstractNumId w:val="14"/>
  </w:num>
  <w:num w:numId="13" w16cid:durableId="1591546953">
    <w:abstractNumId w:val="9"/>
  </w:num>
  <w:num w:numId="14" w16cid:durableId="1949196450">
    <w:abstractNumId w:val="18"/>
  </w:num>
  <w:num w:numId="15" w16cid:durableId="1885485290">
    <w:abstractNumId w:val="17"/>
  </w:num>
  <w:num w:numId="16" w16cid:durableId="148986683">
    <w:abstractNumId w:val="33"/>
  </w:num>
  <w:num w:numId="17" w16cid:durableId="423453421">
    <w:abstractNumId w:val="36"/>
  </w:num>
  <w:num w:numId="18" w16cid:durableId="362899757">
    <w:abstractNumId w:val="42"/>
  </w:num>
  <w:num w:numId="19" w16cid:durableId="1155099604">
    <w:abstractNumId w:val="30"/>
  </w:num>
  <w:num w:numId="20" w16cid:durableId="115754709">
    <w:abstractNumId w:val="28"/>
  </w:num>
  <w:num w:numId="21" w16cid:durableId="1586375517">
    <w:abstractNumId w:val="8"/>
  </w:num>
  <w:num w:numId="22" w16cid:durableId="576136739">
    <w:abstractNumId w:val="35"/>
  </w:num>
  <w:num w:numId="23" w16cid:durableId="1405958328">
    <w:abstractNumId w:val="11"/>
  </w:num>
  <w:num w:numId="24" w16cid:durableId="260720784">
    <w:abstractNumId w:val="41"/>
  </w:num>
  <w:num w:numId="25" w16cid:durableId="1366828791">
    <w:abstractNumId w:val="26"/>
  </w:num>
  <w:num w:numId="26" w16cid:durableId="279532761">
    <w:abstractNumId w:val="21"/>
  </w:num>
  <w:num w:numId="27" w16cid:durableId="792748520">
    <w:abstractNumId w:val="7"/>
  </w:num>
  <w:num w:numId="28" w16cid:durableId="1928146564">
    <w:abstractNumId w:val="32"/>
  </w:num>
  <w:num w:numId="29" w16cid:durableId="290013881">
    <w:abstractNumId w:val="12"/>
  </w:num>
  <w:num w:numId="30" w16cid:durableId="296223930">
    <w:abstractNumId w:val="15"/>
  </w:num>
  <w:num w:numId="31" w16cid:durableId="45877278">
    <w:abstractNumId w:val="0"/>
  </w:num>
  <w:num w:numId="32" w16cid:durableId="1367098999">
    <w:abstractNumId w:val="5"/>
  </w:num>
  <w:num w:numId="33" w16cid:durableId="1343707515">
    <w:abstractNumId w:val="20"/>
  </w:num>
  <w:num w:numId="34" w16cid:durableId="95756913">
    <w:abstractNumId w:val="0"/>
  </w:num>
  <w:num w:numId="35" w16cid:durableId="1075930593">
    <w:abstractNumId w:val="0"/>
  </w:num>
  <w:num w:numId="36" w16cid:durableId="2026011724">
    <w:abstractNumId w:val="0"/>
  </w:num>
  <w:num w:numId="37" w16cid:durableId="1473519315">
    <w:abstractNumId w:val="24"/>
  </w:num>
  <w:num w:numId="38" w16cid:durableId="348220045">
    <w:abstractNumId w:val="39"/>
  </w:num>
  <w:num w:numId="39" w16cid:durableId="1572932114">
    <w:abstractNumId w:val="31"/>
  </w:num>
  <w:num w:numId="40" w16cid:durableId="198204648">
    <w:abstractNumId w:val="10"/>
  </w:num>
  <w:num w:numId="41" w16cid:durableId="248583742">
    <w:abstractNumId w:val="4"/>
  </w:num>
  <w:num w:numId="42" w16cid:durableId="299462393">
    <w:abstractNumId w:val="37"/>
  </w:num>
  <w:num w:numId="43" w16cid:durableId="580455273">
    <w:abstractNumId w:val="29"/>
  </w:num>
  <w:num w:numId="44" w16cid:durableId="1554998180">
    <w:abstractNumId w:val="25"/>
  </w:num>
  <w:num w:numId="45" w16cid:durableId="1380207299">
    <w:abstractNumId w:val="16"/>
  </w:num>
  <w:num w:numId="46" w16cid:durableId="2077508909">
    <w:abstractNumId w:val="3"/>
  </w:num>
  <w:num w:numId="47" w16cid:durableId="1383479503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mando Hortua">
    <w15:presenceInfo w15:providerId="Windows Live" w15:userId="83a9f96df63d9ae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trackRevisions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01"/>
    <w:rsid w:val="00032745"/>
    <w:rsid w:val="00037542"/>
    <w:rsid w:val="00050470"/>
    <w:rsid w:val="0006356B"/>
    <w:rsid w:val="000F0ED0"/>
    <w:rsid w:val="000F3062"/>
    <w:rsid w:val="001329AD"/>
    <w:rsid w:val="00147583"/>
    <w:rsid w:val="0016358E"/>
    <w:rsid w:val="00175FEC"/>
    <w:rsid w:val="00180071"/>
    <w:rsid w:val="001B4982"/>
    <w:rsid w:val="001C613E"/>
    <w:rsid w:val="00203571"/>
    <w:rsid w:val="0024528C"/>
    <w:rsid w:val="0025103E"/>
    <w:rsid w:val="0025193A"/>
    <w:rsid w:val="0025295C"/>
    <w:rsid w:val="00270F15"/>
    <w:rsid w:val="002F0191"/>
    <w:rsid w:val="00321AB6"/>
    <w:rsid w:val="00344A74"/>
    <w:rsid w:val="0036148B"/>
    <w:rsid w:val="0037148D"/>
    <w:rsid w:val="00381ECF"/>
    <w:rsid w:val="00385CD8"/>
    <w:rsid w:val="00395080"/>
    <w:rsid w:val="003F2524"/>
    <w:rsid w:val="004235CE"/>
    <w:rsid w:val="00445899"/>
    <w:rsid w:val="00491BA0"/>
    <w:rsid w:val="004E1FEF"/>
    <w:rsid w:val="005252A7"/>
    <w:rsid w:val="00542BF8"/>
    <w:rsid w:val="00573B28"/>
    <w:rsid w:val="005A69E7"/>
    <w:rsid w:val="005B033B"/>
    <w:rsid w:val="005B3EB5"/>
    <w:rsid w:val="005D160F"/>
    <w:rsid w:val="0061593C"/>
    <w:rsid w:val="006503D4"/>
    <w:rsid w:val="00697DF9"/>
    <w:rsid w:val="006A3F77"/>
    <w:rsid w:val="006B5303"/>
    <w:rsid w:val="006C11DF"/>
    <w:rsid w:val="006C25C0"/>
    <w:rsid w:val="00700E08"/>
    <w:rsid w:val="00701575"/>
    <w:rsid w:val="00703FD5"/>
    <w:rsid w:val="00711BF9"/>
    <w:rsid w:val="007224D5"/>
    <w:rsid w:val="00723B20"/>
    <w:rsid w:val="00736DAC"/>
    <w:rsid w:val="0075564B"/>
    <w:rsid w:val="007863A9"/>
    <w:rsid w:val="00787195"/>
    <w:rsid w:val="007A01D3"/>
    <w:rsid w:val="007B11D6"/>
    <w:rsid w:val="007B2490"/>
    <w:rsid w:val="007F00A6"/>
    <w:rsid w:val="007F5B01"/>
    <w:rsid w:val="007F6A1E"/>
    <w:rsid w:val="00841B9B"/>
    <w:rsid w:val="008437B2"/>
    <w:rsid w:val="0085111A"/>
    <w:rsid w:val="008608F9"/>
    <w:rsid w:val="00890333"/>
    <w:rsid w:val="00892482"/>
    <w:rsid w:val="008C2637"/>
    <w:rsid w:val="008C4DC5"/>
    <w:rsid w:val="00903525"/>
    <w:rsid w:val="009141FD"/>
    <w:rsid w:val="00914322"/>
    <w:rsid w:val="009501FE"/>
    <w:rsid w:val="00955356"/>
    <w:rsid w:val="00970701"/>
    <w:rsid w:val="009C60D3"/>
    <w:rsid w:val="009D1081"/>
    <w:rsid w:val="009E15F1"/>
    <w:rsid w:val="009F0997"/>
    <w:rsid w:val="009F0C07"/>
    <w:rsid w:val="00A3593E"/>
    <w:rsid w:val="00A471DA"/>
    <w:rsid w:val="00A559D6"/>
    <w:rsid w:val="00A833A6"/>
    <w:rsid w:val="00A85003"/>
    <w:rsid w:val="00A900EC"/>
    <w:rsid w:val="00A95F4E"/>
    <w:rsid w:val="00A96A36"/>
    <w:rsid w:val="00AB693F"/>
    <w:rsid w:val="00AC5B90"/>
    <w:rsid w:val="00AF0999"/>
    <w:rsid w:val="00B166D9"/>
    <w:rsid w:val="00B16901"/>
    <w:rsid w:val="00B533E3"/>
    <w:rsid w:val="00B56275"/>
    <w:rsid w:val="00B7548F"/>
    <w:rsid w:val="00B804CD"/>
    <w:rsid w:val="00B8170B"/>
    <w:rsid w:val="00B85126"/>
    <w:rsid w:val="00BB1BBC"/>
    <w:rsid w:val="00BE5238"/>
    <w:rsid w:val="00C258C4"/>
    <w:rsid w:val="00C338F1"/>
    <w:rsid w:val="00C40DE1"/>
    <w:rsid w:val="00C51408"/>
    <w:rsid w:val="00C5261C"/>
    <w:rsid w:val="00C673F8"/>
    <w:rsid w:val="00C7684E"/>
    <w:rsid w:val="00C815FC"/>
    <w:rsid w:val="00C85EF2"/>
    <w:rsid w:val="00D06DB8"/>
    <w:rsid w:val="00D23F60"/>
    <w:rsid w:val="00D2715E"/>
    <w:rsid w:val="00D31F6C"/>
    <w:rsid w:val="00D4451B"/>
    <w:rsid w:val="00D52CCD"/>
    <w:rsid w:val="00D645D8"/>
    <w:rsid w:val="00D7126F"/>
    <w:rsid w:val="00D72B66"/>
    <w:rsid w:val="00D75152"/>
    <w:rsid w:val="00DA2402"/>
    <w:rsid w:val="00DA5AB3"/>
    <w:rsid w:val="00DB0200"/>
    <w:rsid w:val="00DB1186"/>
    <w:rsid w:val="00DB1CB2"/>
    <w:rsid w:val="00E27EC5"/>
    <w:rsid w:val="00E379DB"/>
    <w:rsid w:val="00E41CDC"/>
    <w:rsid w:val="00E429E5"/>
    <w:rsid w:val="00E75C2C"/>
    <w:rsid w:val="00EB1817"/>
    <w:rsid w:val="00EE02EE"/>
    <w:rsid w:val="00F030D9"/>
    <w:rsid w:val="00F82457"/>
    <w:rsid w:val="00F970D7"/>
    <w:rsid w:val="00FB5ED5"/>
    <w:rsid w:val="00FD2F11"/>
    <w:rsid w:val="00FF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9618E"/>
  <w15:chartTrackingRefBased/>
  <w15:docId w15:val="{E5907761-6DD2-42F2-9FD9-7EC4862FA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0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0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0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0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0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0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0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0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0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0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0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0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07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07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07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07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07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07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0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0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0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0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0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07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07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07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0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07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0701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A559D6"/>
    <w:pPr>
      <w:numPr>
        <w:numId w:val="31"/>
      </w:numPr>
      <w:spacing w:after="200" w:line="276" w:lineRule="auto"/>
      <w:contextualSpacing/>
    </w:pPr>
    <w:rPr>
      <w:rFonts w:ascii="Calibri" w:eastAsiaTheme="minorEastAsia" w:hAnsi="Calibri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A85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A85003"/>
    <w:rPr>
      <w:b/>
      <w:bCs/>
    </w:rPr>
  </w:style>
  <w:style w:type="paragraph" w:styleId="Revisin">
    <w:name w:val="Revision"/>
    <w:hidden/>
    <w:uiPriority w:val="99"/>
    <w:semiHidden/>
    <w:rsid w:val="00DB1186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C514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5140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5140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5140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5140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7B726-E55B-4DEF-B174-D16F992E3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12</Pages>
  <Words>3000</Words>
  <Characters>16500</Characters>
  <Application>Microsoft Office Word</Application>
  <DocSecurity>0</DocSecurity>
  <Lines>343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Hortua</dc:creator>
  <cp:keywords/>
  <dc:description/>
  <cp:lastModifiedBy>Armando Hortua</cp:lastModifiedBy>
  <cp:revision>32</cp:revision>
  <dcterms:created xsi:type="dcterms:W3CDTF">2026-01-19T15:11:00Z</dcterms:created>
  <dcterms:modified xsi:type="dcterms:W3CDTF">2026-01-30T14:37:00Z</dcterms:modified>
</cp:coreProperties>
</file>